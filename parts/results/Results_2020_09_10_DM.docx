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0F608C9D"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which in mammalian cells is required for recruitment to endocytic sites (</w:t>
      </w:r>
      <w:del w:id="5" w:author="Deepikaa Menon" w:date="2020-09-17T16:12:00Z">
        <w:r w:rsidRPr="0049760B" w:rsidDel="00C90729">
          <w:rPr>
            <w:lang w:val="en-US"/>
          </w:rPr>
          <w:delText xml:space="preserve">ref </w:delText>
        </w:r>
      </w:del>
      <w:r w:rsidRPr="0049760B">
        <w:rPr>
          <w:lang w:val="en-US"/>
        </w:rPr>
        <w:t xml:space="preserve">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6" w:author="Deepikaa Menon" w:date="2020-08-18T15:58:00Z">
        <w:r w:rsidR="004B2221">
          <w:rPr>
            <w:lang w:val="en-US"/>
          </w:rPr>
          <w:t>In spite of th</w:t>
        </w:r>
      </w:ins>
      <w:ins w:id="7" w:author="Deepikaa Menon" w:date="2020-08-18T15:59:00Z">
        <w:r w:rsidR="004B2221">
          <w:rPr>
            <w:lang w:val="en-US"/>
          </w:rPr>
          <w:t>e lack of</w:t>
        </w:r>
      </w:ins>
      <w:ins w:id="8" w:author="Deepikaa Menon" w:date="2020-08-18T16:25:00Z">
        <w:r w:rsidR="00751523">
          <w:rPr>
            <w:lang w:val="en-US"/>
          </w:rPr>
          <w:t xml:space="preserve"> </w:t>
        </w:r>
      </w:ins>
      <w:ins w:id="9" w:author="Deepikaa Menon" w:date="2020-08-18T16:36:00Z">
        <w:r w:rsidR="0096064A">
          <w:rPr>
            <w:lang w:val="en-US"/>
          </w:rPr>
          <w:t>a</w:t>
        </w:r>
      </w:ins>
      <w:ins w:id="10" w:author="Deepikaa Menon" w:date="2020-08-18T16:25:00Z">
        <w:r w:rsidR="00751523">
          <w:rPr>
            <w:lang w:val="en-US"/>
          </w:rPr>
          <w:t xml:space="preserve"> </w:t>
        </w:r>
      </w:ins>
      <w:ins w:id="11" w:author="Deepikaa Menon" w:date="2020-09-17T16:12:00Z">
        <w:r w:rsidR="00C90729">
          <w:rPr>
            <w:lang w:val="en-US"/>
          </w:rPr>
          <w:t>canonical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consistent with other work that observed localization only with other parts of the trafficking pathway (</w:t>
      </w:r>
      <w:proofErr w:type="spellStart"/>
      <w:del w:id="31" w:author="Deepikaa Menon" w:date="2020-09-17T16:13:00Z">
        <w:r w:rsidRPr="0049760B" w:rsidDel="00964F76">
          <w:rPr>
            <w:lang w:val="en-US"/>
          </w:rPr>
          <w:delText xml:space="preserve">ref </w:delText>
        </w:r>
      </w:del>
      <w:r w:rsidRPr="0049760B">
        <w:rPr>
          <w:lang w:val="en-US"/>
        </w:rPr>
        <w:t>Gadila</w:t>
      </w:r>
      <w:proofErr w:type="spellEnd"/>
      <w:r w:rsidRPr="0049760B">
        <w:rPr>
          <w:lang w:val="en-US"/>
        </w:rPr>
        <w:t xml:space="preserve"> 2017).</w:t>
      </w:r>
      <w:ins w:id="32"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3" w:author="Deepikaa Menon" w:date="2020-08-18T17:01:00Z">
        <w:r w:rsidR="00241C6B">
          <w:rPr>
            <w:lang w:val="en-US"/>
          </w:rPr>
          <w:t xml:space="preserve"> and/</w:t>
        </w:r>
      </w:ins>
      <w:ins w:id="34" w:author="Deepikaa Menon" w:date="2020-08-18T17:02:00Z">
        <w:r w:rsidR="00241C6B">
          <w:rPr>
            <w:lang w:val="en-US"/>
          </w:rPr>
          <w:t>or function</w:t>
        </w:r>
      </w:ins>
      <w:ins w:id="35" w:author="Deepikaa Menon" w:date="2020-08-18T16:15:00Z">
        <w:r w:rsidR="003C1D7B" w:rsidRPr="00D84501">
          <w:rPr>
            <w:lang w:val="en-US"/>
          </w:rPr>
          <w:t xml:space="preserve">, its </w:t>
        </w:r>
      </w:ins>
      <w:ins w:id="36" w:author="Deepikaa Menon" w:date="2020-08-18T17:02:00Z">
        <w:r w:rsidR="00BC10C4">
          <w:rPr>
            <w:lang w:val="en-US"/>
          </w:rPr>
          <w:t>contribution to</w:t>
        </w:r>
      </w:ins>
      <w:ins w:id="37" w:author="Deepikaa Menon" w:date="2020-08-18T16:15:00Z">
        <w:r w:rsidR="003C1D7B">
          <w:rPr>
            <w:lang w:val="en-US"/>
          </w:rPr>
          <w:t xml:space="preserve"> </w:t>
        </w:r>
      </w:ins>
      <w:ins w:id="38" w:author="Deepikaa Menon" w:date="2020-08-18T17:01:00Z">
        <w:r w:rsidR="006628DD">
          <w:rPr>
            <w:lang w:val="en-US"/>
          </w:rPr>
          <w:t>endocytosis</w:t>
        </w:r>
      </w:ins>
      <w:ins w:id="39" w:author="Deepikaa Menon" w:date="2020-08-18T16:15:00Z">
        <w:r w:rsidR="003C1D7B">
          <w:rPr>
            <w:lang w:val="en-US"/>
          </w:rPr>
          <w:t xml:space="preserve"> c</w:t>
        </w:r>
        <w:r w:rsidR="003C1D7B" w:rsidRPr="00D84501">
          <w:rPr>
            <w:lang w:val="en-US"/>
          </w:rPr>
          <w:t xml:space="preserve">ould be </w:t>
        </w:r>
      </w:ins>
      <w:ins w:id="40" w:author="Deepikaa Menon" w:date="2020-08-18T17:02:00Z">
        <w:r w:rsidR="0020564C">
          <w:rPr>
            <w:lang w:val="en-US"/>
          </w:rPr>
          <w:t>examined</w:t>
        </w:r>
      </w:ins>
      <w:ins w:id="41" w:author="Deepikaa Menon" w:date="2020-08-18T16:15:00Z">
        <w:r w:rsidR="003C1D7B" w:rsidRPr="00D84501">
          <w:rPr>
            <w:lang w:val="en-US"/>
          </w:rPr>
          <w:t xml:space="preserve"> by </w:t>
        </w:r>
      </w:ins>
      <w:ins w:id="42" w:author="Deepikaa Menon" w:date="2020-08-18T17:02:00Z">
        <w:r w:rsidR="0020564C">
          <w:rPr>
            <w:lang w:val="en-US"/>
          </w:rPr>
          <w:t>observing</w:t>
        </w:r>
      </w:ins>
      <w:ins w:id="43" w:author="Deepikaa Menon" w:date="2020-08-18T16:15:00Z">
        <w:r w:rsidR="003C1D7B" w:rsidRPr="00D84501">
          <w:rPr>
            <w:lang w:val="en-US"/>
          </w:rPr>
          <w:t xml:space="preserve"> the</w:t>
        </w:r>
        <w:r w:rsidR="003C1D7B">
          <w:rPr>
            <w:lang w:val="en-US"/>
          </w:rPr>
          <w:t xml:space="preserve"> </w:t>
        </w:r>
      </w:ins>
      <w:ins w:id="44" w:author="Deepikaa Menon" w:date="2020-08-18T17:02:00Z">
        <w:r w:rsidR="000C36D6">
          <w:rPr>
            <w:lang w:val="en-US"/>
          </w:rPr>
          <w:t>dynamics</w:t>
        </w:r>
      </w:ins>
      <w:ins w:id="45" w:author="Deepikaa Menon" w:date="2020-08-18T16:15:00Z">
        <w:r w:rsidR="003C1D7B">
          <w:rPr>
            <w:lang w:val="en-US"/>
          </w:rPr>
          <w:t xml:space="preserve"> of other endocytic proteins in cells lacking Vps1. </w:t>
        </w:r>
      </w:ins>
      <w:ins w:id="46" w:author="Deepikaa Menon" w:date="2020-08-18T16:23:00Z">
        <w:r w:rsidR="007758B4">
          <w:rPr>
            <w:lang w:val="en-US"/>
          </w:rPr>
          <w:t>The</w:t>
        </w:r>
      </w:ins>
      <w:ins w:id="47" w:author="Deepikaa Menon" w:date="2020-08-18T16:27:00Z">
        <w:r w:rsidR="00524C2D">
          <w:rPr>
            <w:lang w:val="en-US"/>
          </w:rPr>
          <w:t xml:space="preserve"> </w:t>
        </w:r>
        <w:r w:rsidR="00A57C5C">
          <w:rPr>
            <w:lang w:val="en-US"/>
          </w:rPr>
          <w:t>canonical</w:t>
        </w:r>
      </w:ins>
      <w:ins w:id="48" w:author="Deepikaa Menon" w:date="2020-08-18T16:23:00Z">
        <w:r w:rsidR="007758B4">
          <w:rPr>
            <w:lang w:val="en-US"/>
          </w:rPr>
          <w:t xml:space="preserve"> interaction partner of Vps1,</w:t>
        </w:r>
      </w:ins>
      <w:ins w:id="49" w:author="Deepikaa Menon" w:date="2020-08-18T16:21:00Z">
        <w:r w:rsidR="00CE59D6">
          <w:rPr>
            <w:lang w:val="en-US"/>
          </w:rPr>
          <w:t xml:space="preserve"> Rvs</w:t>
        </w:r>
      </w:ins>
      <w:ins w:id="50" w:author="Deepikaa Menon" w:date="2020-08-18T16:22:00Z">
        <w:r w:rsidR="00CE59D6">
          <w:rPr>
            <w:lang w:val="en-US"/>
          </w:rPr>
          <w:t>167</w:t>
        </w:r>
      </w:ins>
      <w:ins w:id="51" w:author="Deepikaa Menon" w:date="2020-08-19T13:32:00Z">
        <w:r w:rsidR="00E516B9">
          <w:rPr>
            <w:lang w:val="en-US"/>
          </w:rPr>
          <w:t>,</w:t>
        </w:r>
      </w:ins>
      <w:ins w:id="52" w:author="Deepikaa Menon" w:date="2020-08-18T16:59:00Z">
        <w:r w:rsidR="00FE14E6">
          <w:rPr>
            <w:lang w:val="en-US"/>
          </w:rPr>
          <w:t xml:space="preserve"> local</w:t>
        </w:r>
      </w:ins>
      <w:ins w:id="53" w:author="Deepikaa Menon" w:date="2020-08-18T17:00:00Z">
        <w:r w:rsidR="00FE14E6">
          <w:rPr>
            <w:lang w:val="en-US"/>
          </w:rPr>
          <w:t>izes to endocytic site</w:t>
        </w:r>
      </w:ins>
      <w:ins w:id="54" w:author="Microsoft Office User" w:date="2020-09-08T01:56:00Z">
        <w:r w:rsidR="00645A86">
          <w:rPr>
            <w:lang w:val="en-US"/>
          </w:rPr>
          <w:t>s</w:t>
        </w:r>
      </w:ins>
      <w:ins w:id="55" w:author="Deepikaa Menon" w:date="2020-08-18T17:00:00Z">
        <w:r w:rsidR="00FE14E6">
          <w:rPr>
            <w:lang w:val="en-US"/>
          </w:rPr>
          <w:t>, and</w:t>
        </w:r>
      </w:ins>
      <w:ins w:id="56" w:author="Deepikaa Menon" w:date="2020-08-18T16:22:00Z">
        <w:r w:rsidR="00CE59D6">
          <w:rPr>
            <w:lang w:val="en-US"/>
          </w:rPr>
          <w:t xml:space="preserve"> has a</w:t>
        </w:r>
      </w:ins>
      <w:ins w:id="57" w:author="Deepikaa Menon" w:date="2020-08-18T16:57:00Z">
        <w:r w:rsidR="00ED6318">
          <w:rPr>
            <w:lang w:val="en-US"/>
          </w:rPr>
          <w:t xml:space="preserve"> role in scissio</w:t>
        </w:r>
      </w:ins>
      <w:ins w:id="58"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9"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60" w:author="Deepikaa Menon" w:date="2020-08-18T16:24:00Z">
        <w:r w:rsidR="007758B4">
          <w:rPr>
            <w:lang w:val="en-US"/>
          </w:rPr>
          <w:fldChar w:fldCharType="end"/>
        </w:r>
        <w:r w:rsidR="007758B4">
          <w:rPr>
            <w:lang w:val="en-US"/>
          </w:rPr>
          <w:t xml:space="preserve">. </w:t>
        </w:r>
      </w:ins>
      <w:ins w:id="61" w:author="Deepikaa Menon" w:date="2020-08-18T16:59:00Z">
        <w:r w:rsidR="006C47E5">
          <w:rPr>
            <w:lang w:val="en-US"/>
          </w:rPr>
          <w:t>In order to determine the roles of these proteins in endocytic scission, we</w:t>
        </w:r>
      </w:ins>
      <w:ins w:id="62" w:author="Deepikaa Menon" w:date="2020-08-18T16:32:00Z">
        <w:r w:rsidR="003604FC">
          <w:rPr>
            <w:lang w:val="en-US"/>
          </w:rPr>
          <w:t xml:space="preserve"> </w:t>
        </w:r>
      </w:ins>
      <w:ins w:id="63" w:author="Deepikaa Menon" w:date="2020-08-19T13:23:00Z">
        <w:r w:rsidR="00DC274A">
          <w:rPr>
            <w:lang w:val="en-US"/>
          </w:rPr>
          <w:t>studied</w:t>
        </w:r>
      </w:ins>
      <w:ins w:id="64" w:author="Deepikaa Menon" w:date="2020-08-18T16:25:00Z">
        <w:r w:rsidR="007758B4" w:rsidRPr="005E1AF3">
          <w:rPr>
            <w:lang w:val="en-US"/>
          </w:rPr>
          <w:t xml:space="preserve"> </w:t>
        </w:r>
      </w:ins>
      <w:ins w:id="65" w:author="Deepikaa Menon" w:date="2020-08-18T16:32:00Z">
        <w:r w:rsidR="003604FC">
          <w:rPr>
            <w:lang w:val="en-US"/>
          </w:rPr>
          <w:t>endo</w:t>
        </w:r>
      </w:ins>
      <w:ins w:id="66" w:author="Deepikaa Menon" w:date="2020-08-18T16:33:00Z">
        <w:r w:rsidR="009B6280">
          <w:rPr>
            <w:lang w:val="en-US"/>
          </w:rPr>
          <w:t>c</w:t>
        </w:r>
      </w:ins>
      <w:ins w:id="67" w:author="Deepikaa Menon" w:date="2020-08-18T16:32:00Z">
        <w:r w:rsidR="003604FC">
          <w:rPr>
            <w:lang w:val="en-US"/>
          </w:rPr>
          <w:t xml:space="preserve">ytic </w:t>
        </w:r>
      </w:ins>
      <w:ins w:id="68" w:author="Deepikaa Menon" w:date="2020-09-10T16:21:00Z">
        <w:r w:rsidR="000C0852">
          <w:rPr>
            <w:lang w:val="en-US"/>
          </w:rPr>
          <w:t>proteins</w:t>
        </w:r>
      </w:ins>
      <w:ins w:id="69" w:author="Deepikaa Menon" w:date="2020-08-18T16:25:00Z">
        <w:r w:rsidR="007758B4">
          <w:rPr>
            <w:lang w:val="en-US"/>
          </w:rPr>
          <w:t xml:space="preserve"> </w:t>
        </w:r>
      </w:ins>
      <w:ins w:id="70" w:author="Deepikaa Menon" w:date="2020-08-18T16:33:00Z">
        <w:r w:rsidR="003604FC">
          <w:rPr>
            <w:lang w:val="en-US"/>
          </w:rPr>
          <w:t>in</w:t>
        </w:r>
      </w:ins>
      <w:ins w:id="71" w:author="Deepikaa Menon" w:date="2020-08-18T16:25:00Z">
        <w:r w:rsidR="007758B4">
          <w:rPr>
            <w:lang w:val="en-US"/>
          </w:rPr>
          <w:t xml:space="preserve"> cells</w:t>
        </w:r>
        <w:r w:rsidR="007758B4" w:rsidRPr="005E1AF3">
          <w:rPr>
            <w:lang w:val="en-US"/>
          </w:rPr>
          <w:t xml:space="preserve"> lacking Vps1 </w:t>
        </w:r>
      </w:ins>
      <w:ins w:id="72" w:author="Deepikaa Menon" w:date="2020-08-18T16:32:00Z">
        <w:r w:rsidR="003604FC">
          <w:rPr>
            <w:lang w:val="en-US"/>
          </w:rPr>
          <w:t>and Rv</w:t>
        </w:r>
      </w:ins>
      <w:ins w:id="73" w:author="Deepikaa Menon" w:date="2020-08-18T16:33:00Z">
        <w:r w:rsidR="00DD2E62">
          <w:rPr>
            <w:lang w:val="en-US"/>
          </w:rPr>
          <w:t xml:space="preserve">s167, </w:t>
        </w:r>
      </w:ins>
      <w:ins w:id="74"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ins w:id="75" w:author="Deepikaa Menon" w:date="2020-09-17T18:00:00Z">
        <w:r w:rsidR="007B2A3C">
          <w:rPr>
            <w:lang w:val="en-US"/>
          </w:rPr>
          <w:t>.</w:t>
        </w:r>
      </w:ins>
    </w:p>
    <w:p w14:paraId="3A5D3ADA" w14:textId="50F15633" w:rsidR="0049760B" w:rsidRDefault="00070A77" w:rsidP="006A3E7A">
      <w:pPr>
        <w:jc w:val="center"/>
        <w:rPr>
          <w:lang w:val="en-US"/>
        </w:rPr>
      </w:pPr>
      <w:ins w:id="76" w:author="Deepikaa Menon" w:date="2020-08-19T12:58:00Z">
        <w:r>
          <w:rPr>
            <w:noProof/>
            <w:lang w:val="en-US"/>
          </w:rPr>
          <w:softHyphen/>
        </w:r>
        <w:r>
          <w:rPr>
            <w:noProof/>
            <w:lang w:val="en-US"/>
          </w:rPr>
          <w:softHyphen/>
        </w:r>
      </w:ins>
      <w:ins w:id="77" w:author="Deepikaa Menon" w:date="2020-09-17T15:46:00Z">
        <w:r w:rsidR="005338B1">
          <w:rPr>
            <w:noProof/>
            <w:lang w:val="en-US"/>
          </w:rPr>
          <w:drawing>
            <wp:inline distT="0" distB="0" distL="0" distR="0" wp14:anchorId="5584BCAA" wp14:editId="6F6DFAFB">
              <wp:extent cx="5007006" cy="436359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psdel_27.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2591" cy="4368463"/>
                      </a:xfrm>
                      <a:prstGeom prst="rect">
                        <a:avLst/>
                      </a:prstGeom>
                    </pic:spPr>
                  </pic:pic>
                </a:graphicData>
              </a:graphic>
            </wp:inline>
          </w:drawing>
        </w:r>
      </w:ins>
    </w:p>
    <w:p w14:paraId="25A792FD" w14:textId="3DA8C435"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w:t>
      </w:r>
      <w:ins w:id="78" w:author="Deepikaa Menon" w:date="2020-09-17T17:54:00Z">
        <w:r w:rsidR="00B7171D">
          <w:rPr>
            <w:sz w:val="20"/>
            <w:szCs w:val="20"/>
            <w:lang w:val="en-US"/>
          </w:rPr>
          <w:t>One s</w:t>
        </w:r>
      </w:ins>
      <w:r w:rsidR="005E1AF3" w:rsidRPr="005E1AF3">
        <w:rPr>
          <w:sz w:val="20"/>
          <w:szCs w:val="20"/>
          <w:lang w:val="en-US"/>
        </w:rPr>
        <w:t xml:space="preserve">lice from </w:t>
      </w:r>
      <w:ins w:id="79" w:author="Deepikaa Menon" w:date="2020-09-17T17:54:00Z">
        <w:r w:rsidR="00B7171D">
          <w:rPr>
            <w:sz w:val="20"/>
            <w:szCs w:val="20"/>
            <w:lang w:val="en-US"/>
          </w:rPr>
          <w:t>time series image</w:t>
        </w:r>
        <w:r w:rsidR="00B7171D" w:rsidRPr="005E1AF3">
          <w:rPr>
            <w:sz w:val="20"/>
            <w:szCs w:val="20"/>
            <w:lang w:val="en-US"/>
          </w:rPr>
          <w:t xml:space="preserve"> </w:t>
        </w:r>
      </w:ins>
      <w:r w:rsidR="005E1AF3" w:rsidRPr="005E1AF3">
        <w:rPr>
          <w:sz w:val="20"/>
          <w:szCs w:val="20"/>
          <w:lang w:val="en-US"/>
        </w:rPr>
        <w:t>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 xml:space="preserve">{rvs167$\Delta$} cells. Scale bar for Sla1 </w:t>
      </w:r>
      <w:ins w:id="80" w:author="Deepikaa Menon" w:date="2020-09-17T17:54:00Z">
        <w:r w:rsidR="006C75C8">
          <w:rPr>
            <w:sz w:val="20"/>
            <w:szCs w:val="20"/>
            <w:lang w:val="en-US"/>
          </w:rPr>
          <w:t>kymographs</w:t>
        </w:r>
      </w:ins>
      <w:r w:rsidR="005E1AF3" w:rsidRPr="005E1AF3">
        <w:rPr>
          <w:sz w:val="20"/>
          <w:szCs w:val="20"/>
          <w:lang w:val="en-US"/>
        </w:rPr>
        <w:t xml:space="preserve">= 20(s), scale bar for Rvs167 = 5(s). C: </w:t>
      </w:r>
      <w:ins w:id="81" w:author="Microsoft Office User" w:date="2020-09-08T01:58:00Z">
        <w:r w:rsidR="00645A86">
          <w:rPr>
            <w:sz w:val="20"/>
            <w:szCs w:val="20"/>
            <w:lang w:val="en-US"/>
          </w:rPr>
          <w:t>Scission efficiency</w:t>
        </w:r>
      </w:ins>
      <w:r w:rsidR="005E1AF3" w:rsidRPr="005E1AF3">
        <w:rPr>
          <w:sz w:val="20"/>
          <w:szCs w:val="20"/>
          <w:lang w:val="en-US"/>
        </w:rPr>
        <w:t xml:space="preserve">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 from two data sets</w:t>
      </w:r>
      <w:ins w:id="82" w:author="Deepikaa Menon" w:date="2020-09-17T18:00:00Z">
        <w:r w:rsidR="007B2A3C">
          <w:rPr>
            <w:sz w:val="20"/>
            <w:szCs w:val="20"/>
            <w:lang w:val="en-US"/>
          </w:rPr>
          <w:t>. P values from t-test</w:t>
        </w:r>
      </w:ins>
      <w:r w:rsidR="005E1AF3" w:rsidRPr="005E1AF3">
        <w:rPr>
          <w:sz w:val="20"/>
          <w:szCs w:val="20"/>
          <w:lang w:val="en-US"/>
        </w:rPr>
        <w:t xml:space="preserve"> p&lt;0.</w:t>
      </w:r>
      <w:ins w:id="83" w:author="Deepikaa Menon" w:date="2020-09-17T18:06:00Z">
        <w:r w:rsidR="007B2A3C" w:rsidRPr="005E1AF3">
          <w:rPr>
            <w:sz w:val="20"/>
            <w:szCs w:val="20"/>
            <w:lang w:val="en-US"/>
          </w:rPr>
          <w:t>0</w:t>
        </w:r>
        <w:r w:rsidR="007B2A3C">
          <w:rPr>
            <w:sz w:val="20"/>
            <w:szCs w:val="20"/>
            <w:lang w:val="en-US"/>
          </w:rPr>
          <w:t>5</w:t>
        </w:r>
        <w:r w:rsidR="007B2A3C" w:rsidRPr="005E1AF3">
          <w:rPr>
            <w:sz w:val="20"/>
            <w:szCs w:val="20"/>
            <w:lang w:val="en-US"/>
          </w:rPr>
          <w:t xml:space="preserve"> </w:t>
        </w:r>
      </w:ins>
      <w:r w:rsidR="005E1AF3" w:rsidRPr="005E1AF3">
        <w:rPr>
          <w:sz w:val="20"/>
          <w:szCs w:val="20"/>
          <w:lang w:val="en-US"/>
        </w:rPr>
        <w:t>= *</w:t>
      </w:r>
      <w:ins w:id="84" w:author="Deepikaa Menon" w:date="2020-09-17T18:07:00Z">
        <w:r w:rsidR="007B2A3C">
          <w:rPr>
            <w:sz w:val="20"/>
            <w:szCs w:val="20"/>
            <w:lang w:val="en-US"/>
          </w:rPr>
          <w:t>, p&lt;0.01=</w:t>
        </w:r>
      </w:ins>
      <w:ins w:id="85" w:author="Deepikaa Menon" w:date="2020-09-17T15:46:00Z">
        <w:r w:rsidR="005338B1">
          <w:rPr>
            <w:sz w:val="20"/>
            <w:szCs w:val="20"/>
            <w:lang w:val="en-US"/>
          </w:rPr>
          <w:t>*</w:t>
        </w:r>
      </w:ins>
      <w:ins w:id="86" w:author="Deepikaa Menon" w:date="2020-09-17T18:07:00Z">
        <w:r w:rsidR="007B2A3C">
          <w:rPr>
            <w:sz w:val="20"/>
            <w:szCs w:val="20"/>
            <w:lang w:val="en-US"/>
          </w:rPr>
          <w:t>*</w:t>
        </w:r>
      </w:ins>
      <w:ins w:id="87" w:author="Deepikaa Menon" w:date="2020-09-17T15:47:00Z">
        <w:r w:rsidR="005338B1">
          <w:rPr>
            <w:sz w:val="20"/>
            <w:szCs w:val="20"/>
            <w:lang w:val="en-US"/>
          </w:rPr>
          <w:t xml:space="preserve">, </w:t>
        </w:r>
      </w:ins>
      <w:ins w:id="88" w:author="Deepikaa Menon" w:date="2020-09-17T18:08:00Z">
        <w:r w:rsidR="007B2A3C">
          <w:rPr>
            <w:sz w:val="20"/>
            <w:szCs w:val="20"/>
            <w:lang w:val="en-US"/>
          </w:rPr>
          <w:t>p&lt;0.001=***</w:t>
        </w:r>
      </w:ins>
      <w:r w:rsidR="005E1AF3" w:rsidRPr="005E1AF3">
        <w:rPr>
          <w:sz w:val="20"/>
          <w:szCs w:val="20"/>
          <w:lang w:val="en-US"/>
        </w:rPr>
        <w:t>.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 xml:space="preserve">{vps1$\Delta$}  cells. F: Averaged position of Sla1-eGFP in WT, and </w:t>
      </w:r>
      <w:r w:rsidR="005E1AF3" w:rsidRPr="005E1AF3">
        <w:rPr>
          <w:sz w:val="20"/>
          <w:szCs w:val="20"/>
          <w:lang w:val="en-US"/>
        </w:rPr>
        <w:lastRenderedPageBreak/>
        <w:t>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 xml:space="preserve">{rvs167$\Delta$} cells. All averaged positions are aligned in time to begin inward movement at the same time=0(s), and aligned in space to a starting position = 0(nm). </w:t>
      </w:r>
      <w:del w:id="89" w:author="Deepikaa Menon" w:date="2020-09-10T14:18:00Z">
        <w:r w:rsidR="005E1AF3" w:rsidRPr="005E1AF3" w:rsidDel="003F590E">
          <w:rPr>
            <w:sz w:val="20"/>
            <w:szCs w:val="20"/>
            <w:lang w:val="en-US"/>
          </w:rPr>
          <w:delText>Note that in E, averaged Rvs167-eGFP inward movement is concomitant with the maxima of its fluorescent intensity (Fig1.supplement3)}</w:delText>
        </w:r>
      </w:del>
    </w:p>
    <w:p w14:paraId="28BECCED" w14:textId="69425F80" w:rsidR="005E1AF3" w:rsidRDefault="005E1AF3" w:rsidP="0049760B">
      <w:pPr>
        <w:rPr>
          <w:ins w:id="90" w:author="Deepikaa Menon" w:date="2020-09-17T18:00:00Z"/>
          <w:sz w:val="20"/>
          <w:szCs w:val="20"/>
          <w:lang w:val="en-US"/>
        </w:rPr>
      </w:pPr>
    </w:p>
    <w:p w14:paraId="32569621" w14:textId="77777777" w:rsidR="007B2A3C" w:rsidRPr="005E1AF3" w:rsidRDefault="007B2A3C" w:rsidP="0049760B">
      <w:pPr>
        <w:rPr>
          <w:sz w:val="20"/>
          <w:szCs w:val="20"/>
          <w:lang w:val="en-US"/>
        </w:rPr>
      </w:pPr>
    </w:p>
    <w:p w14:paraId="36C44BD4" w14:textId="4A3C8D36" w:rsidR="0049760B" w:rsidRPr="005E1AF3" w:rsidRDefault="0049760B" w:rsidP="0049760B">
      <w:pPr>
        <w:rPr>
          <w:lang w:val="en-US"/>
        </w:rPr>
      </w:pPr>
      <w:r w:rsidRPr="0049760B">
        <w:rPr>
          <w:sz w:val="20"/>
          <w:szCs w:val="20"/>
          <w:lang w:val="en-US"/>
        </w:rPr>
        <w:t>﻿</w:t>
      </w:r>
      <w:r w:rsidRPr="005E1AF3">
        <w:rPr>
          <w:lang w:val="en-US"/>
        </w:rPr>
        <w:t xml:space="preserve">Vps1 deletion </w:t>
      </w:r>
      <w:ins w:id="91"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92" w:author="Marko Kaksonen" w:date="2020-08-11T14:16:00Z">
        <w:r w:rsidRPr="005E1AF3" w:rsidDel="000E28F4">
          <w:rPr>
            <w:lang w:val="en-US"/>
          </w:rPr>
          <w:delText>open reading frame</w:delText>
        </w:r>
      </w:del>
      <w:ins w:id="93" w:author="Marko Kaksonen" w:date="2020-08-11T14:16:00Z">
        <w:r w:rsidR="000E28F4">
          <w:rPr>
            <w:lang w:val="en-US"/>
          </w:rPr>
          <w:t>gene locus</w:t>
        </w:r>
      </w:ins>
      <w:commentRangeStart w:id="94"/>
      <w:r w:rsidRPr="005E1AF3">
        <w:rPr>
          <w:lang w:val="en-US"/>
        </w:rPr>
        <w:t>,</w:t>
      </w:r>
      <w:commentRangeEnd w:id="94"/>
      <w:r w:rsidR="000E28F4">
        <w:rPr>
          <w:rStyle w:val="CommentReference"/>
        </w:rPr>
        <w:commentReference w:id="94"/>
      </w:r>
      <w:r w:rsidRPr="005E1AF3">
        <w:rPr>
          <w:lang w:val="en-US"/>
        </w:rPr>
        <w:t xml:space="preserve"> and these cells show</w:t>
      </w:r>
      <w:ins w:id="95" w:author="Deepikaa Menon" w:date="2020-08-19T13:40:00Z">
        <w:r w:rsidR="006E03A2">
          <w:rPr>
            <w:lang w:val="en-US"/>
          </w:rPr>
          <w:t>ed a</w:t>
        </w:r>
      </w:ins>
      <w:r w:rsidRPr="005E1AF3">
        <w:rPr>
          <w:lang w:val="en-US"/>
        </w:rPr>
        <w:t xml:space="preserve"> </w:t>
      </w:r>
      <w:ins w:id="96" w:author="Deepikaa Menon" w:date="2020-08-19T13:42:00Z">
        <w:r w:rsidR="00BF29B4">
          <w:rPr>
            <w:lang w:val="en-US"/>
          </w:rPr>
          <w:t>previously reported</w:t>
        </w:r>
      </w:ins>
      <w:ins w:id="97" w:author="Deepikaa Menon" w:date="2020-09-17T18:51:00Z">
        <w:r w:rsidR="007301F6">
          <w:rPr>
            <w:lang w:val="en-US"/>
          </w:rPr>
          <w:t xml:space="preserve"> </w:t>
        </w:r>
        <w:r w:rsidR="007301F6">
          <w:rPr>
            <w:lang w:val="en-US"/>
          </w:rPr>
          <w:fldChar w:fldCharType="begin" w:fldLock="1"/>
        </w:r>
      </w:ins>
      <w:r w:rsidR="009C32B2">
        <w:rPr>
          <w:lang w:val="en-US"/>
        </w:rPr>
        <w:instrText>ADDIN CSL_CITATION {"citationItems":[{"id":"ITEM-1","itemData":{"author":[{"dropping-particle":"","family":"Rothman","given":"Joel Ii","non-dropping-particle":"","parse-names":false,"suffix":""},{"dropping-particle":"","family":"Stevens","given":"Tom H","non-dropping-particle":"","parse-names":false,"suffix":""}],"container-title":"Cell","id":"ITEM-1","issued":{"date-parts":[["1986"]]},"title":"Protein Sorting in Yeast: Mutants Defective in Vacuole Biogenesis Mislocalize Vacuolar Proteins into the Late Secretory Pathway","type":"report","volume":"47"},"uris":["http://www.mendeley.com/documents/?uuid=76b71ab7-fe95-3ba7-8009-849c4a9d06ae"]}],"mendeley":{"formattedCitation":"(Rothman and Stevens 1986)","plainTextFormattedCitation":"(Rothman and Stevens 1986)","previouslyFormattedCitation":"(Rothman and Stevens 1986)"},"properties":{"noteIndex":0},"schema":"https://github.com/citation-style-language/schema/raw/master/csl-citation.json"}</w:instrText>
      </w:r>
      <w:r w:rsidR="007301F6">
        <w:rPr>
          <w:lang w:val="en-US"/>
        </w:rPr>
        <w:fldChar w:fldCharType="separate"/>
      </w:r>
      <w:r w:rsidR="007301F6" w:rsidRPr="007301F6">
        <w:rPr>
          <w:noProof/>
          <w:lang w:val="en-US"/>
        </w:rPr>
        <w:t>(Rothman and Stevens 1986)</w:t>
      </w:r>
      <w:ins w:id="98" w:author="Deepikaa Menon" w:date="2020-09-17T18:51:00Z">
        <w:r w:rsidR="007301F6">
          <w:rPr>
            <w:lang w:val="en-US"/>
          </w:rPr>
          <w:fldChar w:fldCharType="end"/>
        </w:r>
      </w:ins>
      <w:ins w:id="99" w:author="Deepikaa Menon" w:date="2020-08-19T13:42:00Z">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100" w:author="Deepikaa Menon" w:date="2020-08-18T16:34:00Z">
        <w:r w:rsidR="003E16DA" w:rsidRPr="005E1AF3">
          <w:rPr>
            <w:lang w:val="en-US"/>
          </w:rPr>
          <w:t>supplement</w:t>
        </w:r>
        <w:r w:rsidR="003E16DA">
          <w:rPr>
            <w:lang w:val="en-US"/>
          </w:rPr>
          <w:t>1</w:t>
        </w:r>
      </w:ins>
      <w:ins w:id="101" w:author="Microsoft Office User" w:date="2020-09-08T01:59:00Z">
        <w:r w:rsidR="001C28F7">
          <w:rPr>
            <w:lang w:val="en-US"/>
          </w:rPr>
          <w:t>)</w:t>
        </w:r>
      </w:ins>
      <w:del w:id="102" w:author="Deepikaa Menon" w:date="2020-08-19T13:42:00Z">
        <w:r w:rsidRPr="005E1AF3" w:rsidDel="00BF29B4">
          <w:rPr>
            <w:lang w:val="en-US"/>
          </w:rPr>
          <w:delText>) that has been previously reported (</w:delText>
        </w:r>
        <w:commentRangeStart w:id="103"/>
        <w:r w:rsidRPr="005E1AF3" w:rsidDel="00BF29B4">
          <w:rPr>
            <w:lang w:val="en-US"/>
          </w:rPr>
          <w:delText>ref. ayscough</w:delText>
        </w:r>
        <w:commentRangeEnd w:id="103"/>
        <w:r w:rsidR="00172748" w:rsidDel="00BF29B4">
          <w:rPr>
            <w:rStyle w:val="CommentReference"/>
          </w:rPr>
          <w:commentReference w:id="103"/>
        </w:r>
        <w:r w:rsidRPr="005E1AF3" w:rsidDel="00BF29B4">
          <w:rPr>
            <w:lang w:val="en-US"/>
          </w:rPr>
          <w:delText>)</w:delText>
        </w:r>
      </w:del>
      <w:r w:rsidRPr="005E1AF3">
        <w:rPr>
          <w:lang w:val="en-US"/>
        </w:rPr>
        <w:t xml:space="preserve">. </w:t>
      </w:r>
      <w:del w:id="104" w:author="Microsoft Office User" w:date="2020-09-08T01:59:00Z">
        <w:r w:rsidRPr="005E1AF3" w:rsidDel="00BE3AD5">
          <w:rPr>
            <w:lang w:val="en-US"/>
          </w:rPr>
          <w:delText xml:space="preserve">Rates of retraction of the membrane in \textit{vps1$\Delta$} and WT cells </w:delText>
        </w:r>
      </w:del>
      <w:ins w:id="105" w:author="Deepikaa Menon" w:date="2020-08-19T13:26:00Z">
        <w:del w:id="106" w:author="Microsoft Office User" w:date="2020-09-08T01:59:00Z">
          <w:r w:rsidR="00465CDC" w:rsidDel="00BE3AD5">
            <w:rPr>
              <w:lang w:val="en-US"/>
            </w:rPr>
            <w:delText>were</w:delText>
          </w:r>
        </w:del>
      </w:ins>
      <w:ins w:id="107" w:author="Microsoft Office User" w:date="2020-09-08T01:59:00Z">
        <w:r w:rsidR="00BE3AD5">
          <w:rPr>
            <w:lang w:val="en-US"/>
          </w:rPr>
          <w:t>Scission efficiency was</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108" w:author="Marko Kaksonen" w:date="2020-08-11T14:19:00Z">
        <w:r w:rsidR="00767AED">
          <w:rPr>
            <w:lang w:val="en-US"/>
          </w:rPr>
          <w:t>moves</w:t>
        </w:r>
        <w:commentRangeStart w:id="109"/>
        <w:r w:rsidR="00767AED">
          <w:rPr>
            <w:lang w:val="en-US"/>
          </w:rPr>
          <w:t xml:space="preserve"> </w:t>
        </w:r>
        <w:commentRangeEnd w:id="109"/>
        <w:r w:rsidR="00767AED">
          <w:rPr>
            <w:rStyle w:val="CommentReference"/>
          </w:rPr>
          <w:commentReference w:id="109"/>
        </w:r>
      </w:ins>
      <w:r w:rsidRPr="005E1AF3">
        <w:rPr>
          <w:lang w:val="en-US"/>
        </w:rPr>
        <w:t>into the cytoplasm along with the membrane as it invaginates</w:t>
      </w:r>
      <w:ins w:id="110" w:author="Deepikaa Menon" w:date="2020-09-17T18:52:00Z">
        <w:r w:rsidR="009C32B2">
          <w:rPr>
            <w:lang w:val="en-US"/>
          </w:rPr>
          <w:t xml:space="preserve"> </w:t>
        </w:r>
        <w:r w:rsidR="009C32B2">
          <w:rPr>
            <w:lang w:val="en-US"/>
          </w:rPr>
          <w:fldChar w:fldCharType="begin" w:fldLock="1"/>
        </w:r>
      </w:ins>
      <w:r w:rsidR="009A6E82">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9C32B2">
        <w:rPr>
          <w:lang w:val="en-US"/>
        </w:rPr>
        <w:fldChar w:fldCharType="separate"/>
      </w:r>
      <w:r w:rsidR="009C32B2" w:rsidRPr="009C32B2">
        <w:rPr>
          <w:noProof/>
          <w:lang w:val="en-US"/>
        </w:rPr>
        <w:t>(Skruzny et al. 2012)</w:t>
      </w:r>
      <w:ins w:id="111" w:author="Deepikaa Menon" w:date="2020-09-17T18:52:00Z">
        <w:r w:rsidR="009C32B2">
          <w:rPr>
            <w:lang w:val="en-US"/>
          </w:rPr>
          <w:fldChar w:fldCharType="end"/>
        </w:r>
        <w:r w:rsidR="009C32B2">
          <w:rPr>
            <w:lang w:val="en-US"/>
          </w:rPr>
          <w:t xml:space="preserve"> . </w:t>
        </w:r>
      </w:ins>
      <w:ins w:id="112" w:author="Deepikaa Menon" w:date="2020-08-19T15:04:00Z">
        <w:r w:rsidR="00AA2BF5">
          <w:rPr>
            <w:lang w:val="en-US"/>
          </w:rPr>
          <w:t>Movement of c</w:t>
        </w:r>
      </w:ins>
      <w:r w:rsidRPr="005E1AF3">
        <w:rPr>
          <w:lang w:val="en-US"/>
        </w:rPr>
        <w:t xml:space="preserve">oat protein Sla1 thus acts as a proxy for the </w:t>
      </w:r>
      <w:ins w:id="113" w:author="Marko Kaksonen" w:date="2020-08-11T14:21:00Z">
        <w:r w:rsidR="00123EB5">
          <w:rPr>
            <w:lang w:val="en-US"/>
          </w:rPr>
          <w:t>growth</w:t>
        </w:r>
        <w:r w:rsidR="00123EB5" w:rsidRPr="005E1AF3">
          <w:rPr>
            <w:lang w:val="en-US"/>
          </w:rPr>
          <w:t xml:space="preserve"> </w:t>
        </w:r>
      </w:ins>
      <w:r w:rsidRPr="005E1AF3">
        <w:rPr>
          <w:lang w:val="en-US"/>
        </w:rPr>
        <w:t>of the plasma membrane</w:t>
      </w:r>
      <w:ins w:id="114" w:author="Marko Kaksonen" w:date="2020-08-11T14:21:00Z">
        <w:r w:rsidR="00123EB5">
          <w:rPr>
            <w:lang w:val="en-US"/>
          </w:rPr>
          <w:t xml:space="preserve"> invagination</w:t>
        </w:r>
      </w:ins>
      <w:commentRangeStart w:id="115"/>
      <w:r w:rsidRPr="005E1AF3">
        <w:rPr>
          <w:lang w:val="en-US"/>
        </w:rPr>
        <w:t>.</w:t>
      </w:r>
      <w:commentRangeEnd w:id="115"/>
      <w:r w:rsidR="00123EB5">
        <w:rPr>
          <w:rStyle w:val="CommentReference"/>
        </w:rPr>
        <w:commentReference w:id="115"/>
      </w:r>
      <w:r w:rsidRPr="005E1AF3">
        <w:rPr>
          <w:lang w:val="en-US"/>
        </w:rPr>
        <w:t xml:space="preserve"> Membrane retraction, that is, inward movement and subsequent retraction of the invaginated membrane back towards the cell wall is a scission-specific phenotype (</w:t>
      </w:r>
      <w:proofErr w:type="spellStart"/>
      <w:r w:rsidRPr="005E1AF3">
        <w:rPr>
          <w:lang w:val="en-US"/>
        </w:rPr>
        <w:t>ref.</w:t>
      </w:r>
      <w:commentRangeStart w:id="116"/>
      <w:r w:rsidRPr="005E1AF3">
        <w:rPr>
          <w:lang w:val="en-US"/>
        </w:rPr>
        <w:t>Marko</w:t>
      </w:r>
      <w:commentRangeEnd w:id="116"/>
      <w:proofErr w:type="spellEnd"/>
      <w:r w:rsidR="00FB0F24">
        <w:rPr>
          <w:rStyle w:val="CommentReference"/>
        </w:rPr>
        <w:commentReference w:id="116"/>
      </w:r>
      <w:r w:rsidRPr="005E1AF3">
        <w:rPr>
          <w:lang w:val="en-US"/>
        </w:rPr>
        <w:t>). Retraction rates do not 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117"/>
      <w:r w:rsidRPr="005E1AF3">
        <w:rPr>
          <w:lang w:val="en-US"/>
        </w:rPr>
        <w:t xml:space="preserve">total </w:t>
      </w:r>
      <w:del w:id="118" w:author="Deepikaa Menon" w:date="2020-08-21T14:51:00Z">
        <w:r w:rsidRPr="005E1AF3" w:rsidDel="00187E91">
          <w:rPr>
            <w:lang w:val="en-US"/>
          </w:rPr>
          <w:delText xml:space="preserve">inward </w:delText>
        </w:r>
      </w:del>
      <w:r w:rsidRPr="005E1AF3">
        <w:rPr>
          <w:lang w:val="en-US"/>
        </w:rPr>
        <w:t xml:space="preserve">movement </w:t>
      </w:r>
      <w:commentRangeEnd w:id="117"/>
      <w:r w:rsidR="00043AF6">
        <w:rPr>
          <w:rStyle w:val="CommentReference"/>
        </w:rPr>
        <w:commentReference w:id="117"/>
      </w:r>
      <w:r w:rsidRPr="005E1AF3">
        <w:rPr>
          <w:lang w:val="en-US"/>
        </w:rPr>
        <w:t>of the endocytic coat</w:t>
      </w:r>
      <w:ins w:id="119" w:author="Deepikaa Menon" w:date="2020-08-19T13:43:00Z">
        <w:r w:rsidR="00DA3EA8">
          <w:rPr>
            <w:lang w:val="en-US"/>
          </w:rPr>
          <w:t xml:space="preserve">, </w:t>
        </w:r>
      </w:ins>
      <w:r w:rsidRPr="005E1AF3">
        <w:rPr>
          <w:lang w:val="en-US"/>
        </w:rPr>
        <w:t xml:space="preserve">and therefore the </w:t>
      </w:r>
      <w:ins w:id="120" w:author="Deepikaa Menon" w:date="2020-08-19T14:03:00Z">
        <w:r w:rsidR="009C165C">
          <w:rPr>
            <w:lang w:val="en-US"/>
          </w:rPr>
          <w:t xml:space="preserve">length </w:t>
        </w:r>
      </w:ins>
      <w:r w:rsidRPr="005E1AF3">
        <w:rPr>
          <w:lang w:val="en-US"/>
        </w:rPr>
        <w:t>of the endocytic invagination, the averaged centroid trajectory of ~50 Sla1-eGFP patches (</w:t>
      </w:r>
      <w:proofErr w:type="spellStart"/>
      <w:del w:id="121" w:author="Deepikaa Menon" w:date="2020-09-18T13:02:00Z">
        <w:r w:rsidRPr="005E1AF3" w:rsidDel="002C5DC7">
          <w:rPr>
            <w:lang w:val="en-US"/>
          </w:rPr>
          <w:delText xml:space="preserve">ref. </w:delText>
        </w:r>
      </w:del>
      <w:r w:rsidRPr="005E1AF3">
        <w:rPr>
          <w:lang w:val="en-US"/>
        </w:rPr>
        <w:t>Picco</w:t>
      </w:r>
      <w:proofErr w:type="spellEnd"/>
      <w:r w:rsidRPr="005E1AF3">
        <w:rPr>
          <w:lang w:val="en-US"/>
        </w:rPr>
        <w:t xml:space="preserve">, </w:t>
      </w:r>
      <w:proofErr w:type="spellStart"/>
      <w:r w:rsidRPr="005E1AF3">
        <w:rPr>
          <w:lang w:val="en-US"/>
        </w:rPr>
        <w:t>eLife</w:t>
      </w:r>
      <w:proofErr w:type="spellEnd"/>
      <w:r w:rsidRPr="005E1AF3">
        <w:rPr>
          <w:lang w:val="en-US"/>
        </w:rPr>
        <w:t xml:space="preserve"> 2015) in \</w:t>
      </w:r>
      <w:proofErr w:type="spellStart"/>
      <w:r w:rsidRPr="005E1AF3">
        <w:rPr>
          <w:lang w:val="en-US"/>
        </w:rPr>
        <w:t>textit</w:t>
      </w:r>
      <w:proofErr w:type="spellEnd"/>
      <w:r w:rsidRPr="005E1AF3">
        <w:rPr>
          <w:lang w:val="en-US"/>
        </w:rPr>
        <w:t xml:space="preserve">{vps1$\Delta$} and WT cells </w:t>
      </w:r>
      <w:ins w:id="122" w:author="Deepikaa Menon" w:date="2020-08-19T14:03:00Z">
        <w:r w:rsidR="00F644D6">
          <w:rPr>
            <w:lang w:val="en-US"/>
          </w:rPr>
          <w:t>w</w:t>
        </w:r>
      </w:ins>
      <w:ins w:id="123" w:author="Deepikaa Menon" w:date="2020-08-19T15:59:00Z">
        <w:r w:rsidR="00C7454B">
          <w:rPr>
            <w:lang w:val="en-US"/>
          </w:rPr>
          <w:t>ere</w:t>
        </w:r>
      </w:ins>
      <w:ins w:id="124" w:author="Deepikaa Menon" w:date="2020-08-19T14:03:00Z">
        <w:r w:rsidR="00F644D6" w:rsidRPr="005E1AF3">
          <w:rPr>
            <w:lang w:val="en-US"/>
          </w:rPr>
          <w:t xml:space="preserve"> </w:t>
        </w:r>
      </w:ins>
      <w:r w:rsidRPr="005E1AF3">
        <w:rPr>
          <w:lang w:val="en-US"/>
        </w:rPr>
        <w:t>tracked and compared (Fig.\ref{</w:t>
      </w:r>
      <w:proofErr w:type="spellStart"/>
      <w:r w:rsidRPr="005E1AF3">
        <w:rPr>
          <w:lang w:val="en-US"/>
        </w:rPr>
        <w:t>vps</w:t>
      </w:r>
      <w:proofErr w:type="spellEnd"/>
      <w:r w:rsidRPr="005E1AF3">
        <w:rPr>
          <w:lang w:val="en-US"/>
        </w:rPr>
        <w:t xml:space="preserve">}D). In brief: yeast cells expressing fluorescently-tagged endocytic proteins </w:t>
      </w:r>
      <w:ins w:id="125"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26"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27"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28"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29" w:author="Marko Kaksonen" w:date="2020-08-11T15:46:00Z">
        <w:r w:rsidR="00D54EBD">
          <w:rPr>
            <w:lang w:val="en-US"/>
          </w:rPr>
          <w:t xml:space="preserve"> (</w:t>
        </w:r>
      </w:ins>
      <w:proofErr w:type="spellStart"/>
      <w:r w:rsidRPr="005E1AF3">
        <w:rPr>
          <w:lang w:val="en-US"/>
        </w:rPr>
        <w:t>Picco</w:t>
      </w:r>
      <w:proofErr w:type="spellEnd"/>
      <w:r w:rsidRPr="005E1AF3">
        <w:rPr>
          <w:lang w:val="en-US"/>
        </w:rPr>
        <w:t xml:space="preserve"> et. al, </w:t>
      </w:r>
      <w:proofErr w:type="spellStart"/>
      <w:r w:rsidRPr="005E1AF3">
        <w:rPr>
          <w:lang w:val="en-US"/>
        </w:rPr>
        <w:t>eLIFE</w:t>
      </w:r>
      <w:proofErr w:type="spellEnd"/>
      <w:r w:rsidRPr="005E1AF3">
        <w:rPr>
          <w:lang w:val="en-US"/>
        </w:rPr>
        <w:t xml:space="preserve"> 2015</w:t>
      </w:r>
      <w:ins w:id="130" w:author="Marko Kaksonen" w:date="2020-08-11T15:46:00Z">
        <w:r w:rsidR="00D54EBD">
          <w:rPr>
            <w:lang w:val="en-US"/>
          </w:rPr>
          <w:t>)</w:t>
        </w:r>
      </w:ins>
      <w:r w:rsidRPr="005E1AF3">
        <w:rPr>
          <w:lang w:val="en-US"/>
        </w:rPr>
        <w:t xml:space="preserve">. Averaged centroid movement of Sla1-eGFP in WT cells </w:t>
      </w:r>
      <w:ins w:id="131" w:author="Deepikaa Menon" w:date="2020-08-19T15:59:00Z">
        <w:r w:rsidR="005F63D0">
          <w:rPr>
            <w:lang w:val="en-US"/>
          </w:rPr>
          <w:t>was</w:t>
        </w:r>
        <w:r w:rsidR="005F63D0" w:rsidRPr="005E1AF3">
          <w:rPr>
            <w:lang w:val="en-US"/>
          </w:rPr>
          <w:t xml:space="preserve"> </w:t>
        </w:r>
      </w:ins>
      <w:r w:rsidRPr="005E1AF3">
        <w:rPr>
          <w:lang w:val="en-US"/>
        </w:rPr>
        <w:t>linear to about 140nm (Fig.\ref{</w:t>
      </w:r>
      <w:proofErr w:type="spellStart"/>
      <w:r w:rsidRPr="005E1AF3">
        <w:rPr>
          <w:lang w:val="en-US"/>
        </w:rPr>
        <w:t>vps</w:t>
      </w:r>
      <w:proofErr w:type="spellEnd"/>
      <w:r w:rsidRPr="005E1AF3">
        <w:rPr>
          <w:lang w:val="en-US"/>
        </w:rPr>
        <w:t>}D). Sla1 movement in \</w:t>
      </w:r>
      <w:proofErr w:type="spellStart"/>
      <w:r w:rsidRPr="005E1AF3">
        <w:rPr>
          <w:lang w:val="en-US"/>
        </w:rPr>
        <w:t>textit</w:t>
      </w:r>
      <w:proofErr w:type="spellEnd"/>
      <w:r w:rsidRPr="005E1AF3">
        <w:rPr>
          <w:lang w:val="en-US"/>
        </w:rPr>
        <w:t xml:space="preserve">{vps1$\Delta$} cells </w:t>
      </w:r>
      <w:ins w:id="132"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the same magnitude of movement (Fig.\ref{</w:t>
      </w:r>
      <w:proofErr w:type="spellStart"/>
      <w:r w:rsidRPr="005E1AF3">
        <w:rPr>
          <w:lang w:val="en-US"/>
        </w:rPr>
        <w:t>vps</w:t>
      </w:r>
      <w:proofErr w:type="spellEnd"/>
      <w:r w:rsidRPr="005E1AF3">
        <w:rPr>
          <w:lang w:val="en-US"/>
        </w:rPr>
        <w:t xml:space="preserve">}D). In spite of slight differences in the rates of movement, the total inward movement- and so the depth of endocytic invagination- </w:t>
      </w:r>
      <w:ins w:id="133"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34" w:author="Deepikaa Menon" w:date="2020-08-19T14:15:00Z">
        <w:r w:rsidR="00924D41">
          <w:rPr>
            <w:lang w:val="en-US"/>
          </w:rPr>
          <w:softHyphen/>
        </w:r>
      </w:ins>
    </w:p>
    <w:p w14:paraId="3CFDBFFF" w14:textId="3A5EC41E"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w:t>
      </w:r>
      <w:ins w:id="135" w:author="Deepikaa Menon" w:date="2020-09-18T13:02:00Z">
        <w:r w:rsidR="002C5DC7">
          <w:rPr>
            <w:rFonts w:ascii="OpenSans" w:hAnsi="OpenSans"/>
            <w:lang w:val="en-US"/>
          </w:rPr>
          <w:t xml:space="preserve"> </w:t>
        </w:r>
        <w:r w:rsidR="002C5DC7" w:rsidRPr="005E1AF3">
          <w:rPr>
            <w:lang w:val="en-US"/>
          </w:rPr>
          <w:t>(</w:t>
        </w:r>
        <w:proofErr w:type="spellStart"/>
        <w:r w:rsidR="002C5DC7" w:rsidRPr="005E1AF3">
          <w:rPr>
            <w:lang w:val="en-US"/>
          </w:rPr>
          <w:t>Picco</w:t>
        </w:r>
        <w:proofErr w:type="spellEnd"/>
        <w:r w:rsidR="002C5DC7" w:rsidRPr="005E1AF3">
          <w:rPr>
            <w:lang w:val="en-US"/>
          </w:rPr>
          <w:t xml:space="preserve">, </w:t>
        </w:r>
        <w:proofErr w:type="spellStart"/>
        <w:r w:rsidR="002C5DC7" w:rsidRPr="005E1AF3">
          <w:rPr>
            <w:lang w:val="en-US"/>
          </w:rPr>
          <w:t>eLife</w:t>
        </w:r>
        <w:proofErr w:type="spellEnd"/>
        <w:r w:rsidR="002C5DC7" w:rsidRPr="005E1AF3">
          <w:rPr>
            <w:lang w:val="en-US"/>
          </w:rPr>
          <w:t xml:space="preserve"> 2015) </w:t>
        </w:r>
      </w:ins>
      <w:del w:id="136" w:author="Deepikaa Menon" w:date="2020-09-18T13:02:00Z">
        <w:r w:rsidRPr="006B1ECA" w:rsidDel="002C5DC7">
          <w:rPr>
            <w:rFonts w:ascii="OpenSans" w:hAnsi="OpenSans"/>
            <w:lang w:val="en-US"/>
          </w:rPr>
          <w:delText xml:space="preserve"> (ref.Andrea)</w:delText>
        </w:r>
      </w:del>
      <w:r w:rsidRPr="006B1ECA">
        <w:rPr>
          <w:rFonts w:ascii="OpenSans" w:hAnsi="OpenSans"/>
          <w:lang w:val="en-US"/>
        </w:rPr>
        <w:t xml:space="preserve">.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37"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7E531401" w:rsidR="00FC35AE" w:rsidRPr="00EC7F2F" w:rsidRDefault="006B1ECA" w:rsidP="00CD2832">
      <w:pPr>
        <w:pStyle w:val="NormalWeb"/>
        <w:rPr>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dimers</w:t>
      </w:r>
      <w:ins w:id="138" w:author="Deepikaa Menon" w:date="2020-09-18T13:06:00Z">
        <w:r w:rsidR="009A6E82">
          <w:rPr>
            <w:rFonts w:ascii="OpenSans" w:hAnsi="OpenSans"/>
            <w:lang w:val="en-US"/>
          </w:rPr>
          <w:t xml:space="preserve"> </w:t>
        </w:r>
        <w:bookmarkStart w:id="139" w:name="_GoBack"/>
        <w:bookmarkEnd w:id="139"/>
        <w:r w:rsidR="009A6E82">
          <w:rPr>
            <w:rFonts w:ascii="OpenSans" w:hAnsi="OpenSans"/>
            <w:lang w:val="en-US"/>
          </w:rPr>
          <w:fldChar w:fldCharType="begin" w:fldLock="1"/>
        </w:r>
      </w:ins>
      <w:r w:rsidR="009A6E82">
        <w:rPr>
          <w:rFonts w:ascii="OpenSans" w:hAnsi="OpenSans"/>
          <w:lang w:val="en-US"/>
        </w:rPr>
        <w:instrText>ADDIN CSL_CITATION {"citationItems":[{"id":"ITEM-1","itemData":{"DOI":"10.15252/msb.20145422","ISSN":"1744-4292","abstract":"Clathrin-mediated endocytosis is a highly conserved intracellular trafficking pathway that depends on dynamic protein-protein interactions between up to 60 different proteins. However, little is known about the spatio-temporal regulation of these interactions. Using fluorescence (cross)-correlation spectroscopy in yeast, we tested 41 previously reported interactions in vivo and found 16 to exist in the cytoplasm. These detected cytoplasmic interactions included the self-interaction of Ede1, homolog of mammalian Eps15. Ede1 is the crucial scaffold for the organization of the early stages of endocytosis. We show that oligomerization of Ede1 through its central coiled coil domain is necessary for its localization to the endocytic site and we link the oligomerization of Ede1 to its function in locally concentrating endocytic adaptors and organizing the endocytic machinery. Our study sheds light on the importance of the regulation of protein-protein interactions in the cytoplasm for the assembly of the endocytic machinery in vivo.","author":[{"dropping-particle":"","family":"Boeke","given":"Dominik","non-dropping-particle":"","parse-names":false,"suffix":""},{"dropping-particle":"","family":"Trautmann","given":"Susanne","non-dropping-particle":"","parse-names":false,"suffix":""},{"dropping-particle":"","family":"Meurer","given":"Matthias","non-dropping-particle":"","parse-names":false,"suffix":""},{"dropping-particle":"","family":"Wachsmuth","given":"Malte","non-dropping-particle":"","parse-names":false,"suffix":""},{"dropping-particle":"","family":"Godlee","given":"Camilla","non-dropping-particle":"","parse-names":false,"suffix":""},{"dropping-particle":"","family":"Knop","given":"Michael","non-dropping-particle":"","parse-names":false,"suffix":""},{"dropping-particle":"","family":"Kaksonen","given":"Marko","non-dropping-particle":"","parse-names":false,"suffix":""}],"container-title":"Molecular Systems Biology","id":"ITEM-1","issue":"11","issued":{"date-parts":[["2014","11","3"]]},"page":"756","publisher":"EMBO","title":"Quantification of cytosolic interactions identifies &lt;scp&gt;E&lt;/scp&gt; de1 oligomers as key organizers of endocytosis","type":"article-journal","volume":"10"},"uris":["http://www.mendeley.com/documents/?uuid=ec9a6b4b-ed03-38db-b1a6-21decb6c8a50"]}],"mendeley":{"formattedCitation":"(Boeke et al. 2014)","plainTextFormattedCitation":"(Boeke et al. 2014)"},"properties":{"noteIndex":0},"schema":"https://github.com/citation-style-language/schema/raw/master/csl-citation.json"}</w:instrText>
      </w:r>
      <w:r w:rsidR="009A6E82">
        <w:rPr>
          <w:rFonts w:ascii="OpenSans" w:hAnsi="OpenSans"/>
          <w:lang w:val="en-US"/>
        </w:rPr>
        <w:fldChar w:fldCharType="separate"/>
      </w:r>
      <w:r w:rsidR="009A6E82" w:rsidRPr="009A6E82">
        <w:rPr>
          <w:rFonts w:ascii="OpenSans" w:hAnsi="OpenSans"/>
          <w:noProof/>
          <w:lang w:val="en-US"/>
        </w:rPr>
        <w:t>(Boeke et al. 2014)</w:t>
      </w:r>
      <w:ins w:id="140" w:author="Deepikaa Menon" w:date="2020-09-18T13:06:00Z">
        <w:r w:rsidR="009A6E82">
          <w:rPr>
            <w:rFonts w:ascii="OpenSans" w:hAnsi="OpenSans"/>
            <w:lang w:val="en-US"/>
          </w:rPr>
          <w:fldChar w:fldCharType="end"/>
        </w:r>
      </w:ins>
      <w:del w:id="141" w:author="Deepikaa Menon" w:date="2020-09-18T13:06:00Z">
        <w:r w:rsidRPr="006B1ECA" w:rsidDel="009A6E82">
          <w:rPr>
            <w:rFonts w:ascii="OpenSans" w:hAnsi="OpenSans"/>
            <w:lang w:val="en-US"/>
          </w:rPr>
          <w:delText xml:space="preserve"> (ref.Dominik)</w:delText>
        </w:r>
      </w:del>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w:t>
      </w:r>
      <w:ins w:id="142" w:author="Microsoft Office User" w:date="2020-09-08T02:04:00Z">
        <w:r w:rsidR="003173DB">
          <w:rPr>
            <w:rFonts w:ascii="OpenSans" w:hAnsi="OpenSans"/>
            <w:lang w:val="en-US"/>
          </w:rPr>
          <w:t>Only 73</w:t>
        </w:r>
      </w:ins>
      <w:r w:rsidRPr="006B1ECA">
        <w:rPr>
          <w:rFonts w:ascii="OpenSans" w:hAnsi="OpenSans"/>
          <w:lang w:val="en-US"/>
        </w:rPr>
        <w:t xml:space="preserve">% of Sla1 patches </w:t>
      </w:r>
      <w:ins w:id="143" w:author="Microsoft Office User" w:date="2020-09-08T02:05:00Z">
        <w:r w:rsidR="00060B3C">
          <w:rPr>
            <w:rFonts w:ascii="OpenSans" w:hAnsi="OpenSans"/>
            <w:lang w:val="en-US"/>
          </w:rPr>
          <w:t xml:space="preserve">undergo </w:t>
        </w:r>
        <w:r w:rsidR="00060B3C">
          <w:rPr>
            <w:rFonts w:ascii="OpenSans" w:hAnsi="OpenSans" w:hint="eastAsia"/>
            <w:lang w:val="en-US"/>
          </w:rPr>
          <w:t>successful</w:t>
        </w:r>
        <w:r w:rsidR="00060B3C">
          <w:rPr>
            <w:rFonts w:ascii="OpenSans" w:hAnsi="OpenSans"/>
            <w:lang w:val="en-US"/>
          </w:rPr>
          <w:t xml:space="preserve"> scission</w:t>
        </w:r>
        <w:r w:rsidR="00060B3C" w:rsidRPr="006B1ECA">
          <w:rPr>
            <w:rFonts w:ascii="OpenSans" w:hAnsi="OpenSans"/>
            <w:lang w:val="en-US"/>
          </w:rPr>
          <w:t xml:space="preserve"> </w:t>
        </w:r>
      </w:ins>
      <w:r w:rsidRPr="006B1ECA">
        <w:rPr>
          <w:rFonts w:ascii="OpenSans" w:hAnsi="OpenSans"/>
          <w:lang w:val="en-US"/>
        </w:rPr>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(Fig.1C). Similar </w:t>
      </w:r>
      <w:ins w:id="144" w:author="Microsoft Office User" w:date="2020-09-08T02:05:00Z">
        <w:r w:rsidR="00060B3C">
          <w:rPr>
            <w:rFonts w:ascii="OpenSans" w:hAnsi="OpenSans"/>
            <w:lang w:val="en-US"/>
          </w:rPr>
          <w:t>scission defects</w:t>
        </w:r>
      </w:ins>
      <w:r w:rsidRPr="006B1ECA">
        <w:rPr>
          <w:rFonts w:ascii="OpenSans" w:hAnsi="OpenSans"/>
          <w:lang w:val="en-US"/>
        </w:rPr>
        <w:t xml:space="preserve"> were 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2005), and suggest failed scission in the</w:t>
      </w:r>
      <w:ins w:id="145" w:author="Microsoft Office User" w:date="2020-09-08T02:05:00Z">
        <w:r w:rsidR="00060B3C">
          <w:rPr>
            <w:rFonts w:ascii="OpenSans" w:hAnsi="OpenSans"/>
            <w:lang w:val="en-US"/>
          </w:rPr>
          <w:t xml:space="preserve"> remaining</w:t>
        </w:r>
      </w:ins>
      <w:r w:rsidRPr="006B1ECA">
        <w:rPr>
          <w:rFonts w:ascii="OpenSans" w:hAnsi="OpenSans"/>
          <w:lang w:val="en-US"/>
        </w:rPr>
        <w:t xml:space="preserve"> 27% of endocytic events. Coat movement both of retractions and of successful endocytic events were quantified (Fig.1F) as described in </w:t>
      </w:r>
      <w:proofErr w:type="spellStart"/>
      <w:r w:rsidRPr="006B1ECA">
        <w:rPr>
          <w:rFonts w:ascii="OpenSans" w:hAnsi="OpenSans"/>
          <w:lang w:val="en-US"/>
        </w:rPr>
        <w:t>Picco</w:t>
      </w:r>
      <w:proofErr w:type="spellEnd"/>
      <w:r w:rsidRPr="006B1ECA">
        <w:rPr>
          <w:rFonts w:ascii="OpenSans" w:hAnsi="OpenSans"/>
          <w:lang w:val="en-US"/>
        </w:rPr>
        <w:t xml:space="preserve">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w:t>
      </w:r>
      <w:r w:rsidRPr="006B1ECA">
        <w:rPr>
          <w:rFonts w:ascii="OpenSans" w:hAnsi="OpenSans"/>
          <w:lang w:val="en-US"/>
        </w:rPr>
        <w:lastRenderedPageBreak/>
        <w:t xml:space="preserve">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Rvs167 localizes to endocytic sites after the invaginations are 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w:t>
      </w:r>
      <w:del w:id="146" w:author="Microsoft Office User" w:date="2020-09-08T02:06:00Z">
        <w:r w:rsidRPr="006B1ECA" w:rsidDel="00236250">
          <w:rPr>
            <w:rFonts w:ascii="OpenSans" w:hAnsi="OpenSans"/>
            <w:lang w:val="en-US"/>
          </w:rPr>
          <w:delText xml:space="preserve">The Sla1 centroid </w:delText>
        </w:r>
        <w:r w:rsidR="00FC35AE" w:rsidRPr="00EC7F2F" w:rsidDel="00236250">
          <w:rPr>
            <w:rFonts w:ascii="OpenSans" w:hAnsi="OpenSans"/>
            <w:lang w:val="en-US"/>
          </w:rPr>
          <w:delText xml:space="preserve">for retraction events moves back towards its original position after inward movement. </w:delText>
        </w:r>
      </w:del>
    </w:p>
    <w:p w14:paraId="7B7051B8" w14:textId="71FB2A86" w:rsidR="006B1ECA" w:rsidRPr="00CD2832" w:rsidRDefault="006B1ECA" w:rsidP="006B1ECA">
      <w:pPr>
        <w:pStyle w:val="NormalWeb"/>
        <w:rPr>
          <w:lang w:val="en-US"/>
        </w:rPr>
      </w:pPr>
    </w:p>
    <w:p w14:paraId="1D4545CE" w14:textId="0C80F47A" w:rsidR="006B1ECA" w:rsidRPr="006B1ECA" w:rsidRDefault="00FB288B" w:rsidP="006B1ECA">
      <w:pPr>
        <w:pStyle w:val="NormalWeb"/>
        <w:rPr>
          <w:lang w:val="en-US"/>
        </w:rPr>
      </w:pPr>
      <w:ins w:id="147" w:author="Deepikaa Menon" w:date="2020-09-08T20:55:00Z">
        <w:r>
          <w:rPr>
            <w:lang w:val="en-US"/>
          </w:rPr>
          <w:t xml:space="preserve">Supplement </w:t>
        </w:r>
      </w:ins>
      <w:ins w:id="148" w:author="Deepikaa Menon" w:date="2020-09-08T21:57:00Z">
        <w:r w:rsidR="0086396A">
          <w:rPr>
            <w:lang w:val="en-US"/>
          </w:rPr>
          <w:t>F</w:t>
        </w:r>
      </w:ins>
      <w:ins w:id="149" w:author="Deepikaa Menon" w:date="2020-09-08T20:55:00Z">
        <w:r>
          <w:rPr>
            <w:lang w:val="en-US"/>
          </w:rPr>
          <w:t>ig</w:t>
        </w:r>
      </w:ins>
      <w:ins w:id="150" w:author="Deepikaa Menon" w:date="2020-09-08T21:57:00Z">
        <w:r w:rsidR="00EA2C66">
          <w:rPr>
            <w:lang w:val="en-US"/>
          </w:rPr>
          <w:t>.</w:t>
        </w:r>
      </w:ins>
      <w:ins w:id="151" w:author="Deepikaa Menon" w:date="2020-09-08T20:55:00Z">
        <w:r>
          <w:rPr>
            <w:lang w:val="en-US"/>
          </w:rPr>
          <w:t>1</w:t>
        </w:r>
      </w:ins>
    </w:p>
    <w:p w14:paraId="796BBFDF" w14:textId="0EEDA976" w:rsidR="005E1AF3" w:rsidRDefault="00E027AD" w:rsidP="00943920">
      <w:pPr>
        <w:jc w:val="center"/>
        <w:rPr>
          <w:lang w:val="en-US"/>
        </w:rPr>
      </w:pPr>
      <w:ins w:id="152" w:author="Deepikaa Menon" w:date="2020-09-08T21:55:00Z">
        <w:r>
          <w:rPr>
            <w:noProof/>
            <w:lang w:val="en-US"/>
          </w:rPr>
          <w:drawing>
            <wp:inline distT="0" distB="0" distL="0" distR="0" wp14:anchorId="483B4C15" wp14:editId="2F9EAA01">
              <wp:extent cx="3609892" cy="2063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wth_ass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1294" cy="2069881"/>
                      </a:xfrm>
                      <a:prstGeom prst="rect">
                        <a:avLst/>
                      </a:prstGeom>
                    </pic:spPr>
                  </pic:pic>
                </a:graphicData>
              </a:graphic>
            </wp:inline>
          </w:drawing>
        </w:r>
      </w:ins>
    </w:p>
    <w:p w14:paraId="35ACB44A" w14:textId="70AB40BF" w:rsidR="005E1AF3" w:rsidRDefault="00E027AD" w:rsidP="0049760B">
      <w:pPr>
        <w:rPr>
          <w:lang w:val="en-US"/>
        </w:rPr>
      </w:pPr>
      <w:ins w:id="153" w:author="Deepikaa Menon" w:date="2020-09-08T21:55:00Z">
        <w:r w:rsidRPr="005E1AF3">
          <w:rPr>
            <w:sz w:val="20"/>
            <w:szCs w:val="20"/>
            <w:lang w:val="en-US"/>
          </w:rPr>
          <w:t>﻿ ﻿\caption{</w:t>
        </w:r>
        <w:r>
          <w:rPr>
            <w:sz w:val="20"/>
            <w:szCs w:val="20"/>
            <w:lang w:val="en-US"/>
          </w:rPr>
          <w:t>Growth assay of</w:t>
        </w:r>
        <w:r w:rsidRPr="005E1AF3">
          <w:rPr>
            <w:sz w:val="20"/>
            <w:szCs w:val="20"/>
            <w:lang w:val="en-US"/>
          </w:rPr>
          <w:t xml:space="preserve"> WT,  \</w:t>
        </w:r>
        <w:proofErr w:type="spellStart"/>
        <w:r w:rsidRPr="005E1AF3">
          <w:rPr>
            <w:sz w:val="20"/>
            <w:szCs w:val="20"/>
            <w:lang w:val="en-US"/>
          </w:rPr>
          <w:t>textit</w:t>
        </w:r>
        <w:proofErr w:type="spellEnd"/>
        <w:r w:rsidRPr="005E1AF3">
          <w:rPr>
            <w:sz w:val="20"/>
            <w:szCs w:val="20"/>
            <w:lang w:val="en-US"/>
          </w:rPr>
          <w:t>{vps1$\Delta$}, \</w:t>
        </w:r>
        <w:proofErr w:type="spellStart"/>
        <w:r w:rsidRPr="005E1AF3">
          <w:rPr>
            <w:sz w:val="20"/>
            <w:szCs w:val="20"/>
            <w:lang w:val="en-US"/>
          </w:rPr>
          <w:t>textit</w:t>
        </w:r>
        <w:proofErr w:type="spellEnd"/>
        <w:r w:rsidRPr="005E1AF3">
          <w:rPr>
            <w:sz w:val="20"/>
            <w:szCs w:val="20"/>
            <w:lang w:val="en-US"/>
          </w:rPr>
          <w:t>{rvs167$\Delta$}</w:t>
        </w:r>
      </w:ins>
      <w:ins w:id="154" w:author="Deepikaa Menon" w:date="2020-09-08T21:56:00Z">
        <w:r>
          <w:rPr>
            <w:sz w:val="20"/>
            <w:szCs w:val="20"/>
            <w:lang w:val="en-US"/>
          </w:rPr>
          <w:t>, and</w:t>
        </w:r>
      </w:ins>
      <w:ins w:id="155" w:author="Deepikaa Menon" w:date="2020-09-08T21:55:00Z">
        <w:r w:rsidRPr="005E1AF3">
          <w:rPr>
            <w:sz w:val="20"/>
            <w:szCs w:val="20"/>
            <w:lang w:val="en-US"/>
          </w:rPr>
          <w:t xml:space="preserve"> cells expressing </w:t>
        </w:r>
      </w:ins>
      <w:ins w:id="156" w:author="Deepikaa Menon" w:date="2020-09-08T21:56:00Z">
        <w:r>
          <w:rPr>
            <w:sz w:val="20"/>
            <w:szCs w:val="20"/>
            <w:lang w:val="en-US"/>
          </w:rPr>
          <w:t>Vps1</w:t>
        </w:r>
      </w:ins>
      <w:ins w:id="157" w:author="Deepikaa Menon" w:date="2020-09-08T21:55:00Z">
        <w:r w:rsidRPr="005E1AF3">
          <w:rPr>
            <w:sz w:val="20"/>
            <w:szCs w:val="20"/>
            <w:lang w:val="en-US"/>
          </w:rPr>
          <w:t>-eGFP</w:t>
        </w:r>
      </w:ins>
      <w:ins w:id="158" w:author="Deepikaa Menon" w:date="2020-09-08T21:56:00Z">
        <w:r>
          <w:rPr>
            <w:sz w:val="20"/>
            <w:szCs w:val="20"/>
            <w:lang w:val="en-US"/>
          </w:rPr>
          <w:t xml:space="preserve"> at 25C and 35C </w:t>
        </w:r>
      </w:ins>
      <w:ins w:id="159" w:author="Deepikaa Menon" w:date="2020-09-08T21:57:00Z">
        <w:r w:rsidR="006765DA" w:rsidRPr="005E1AF3">
          <w:rPr>
            <w:sz w:val="20"/>
            <w:szCs w:val="20"/>
            <w:lang w:val="en-US"/>
          </w:rPr>
          <w:t>}</w:t>
        </w:r>
      </w:ins>
    </w:p>
    <w:p w14:paraId="3D8D5279" w14:textId="7E2F59AD" w:rsidR="005E1AF3" w:rsidRDefault="005E1AF3" w:rsidP="00E027AD">
      <w:pPr>
        <w:jc w:val="center"/>
        <w:rPr>
          <w:lang w:val="en-US"/>
        </w:rPr>
      </w:pPr>
    </w:p>
    <w:p w14:paraId="71A1D2C2" w14:textId="20EE63BC" w:rsidR="005E1AF3" w:rsidRDefault="007A3E89" w:rsidP="0049760B">
      <w:pPr>
        <w:rPr>
          <w:lang w:val="en-US"/>
        </w:rPr>
      </w:pPr>
      <w:ins w:id="160" w:author="Deepikaa Menon" w:date="2020-09-10T16:12:00Z">
        <w:r>
          <w:rPr>
            <w:lang w:val="en-US"/>
          </w:rPr>
          <w:t>Supplement Fig.2</w:t>
        </w:r>
      </w:ins>
    </w:p>
    <w:p w14:paraId="681F3E68" w14:textId="53A620FF" w:rsidR="005E1AF3" w:rsidRDefault="00C50D3E" w:rsidP="00C50D3E">
      <w:pPr>
        <w:jc w:val="center"/>
        <w:rPr>
          <w:lang w:val="en-US"/>
        </w:rPr>
        <w:pPrChange w:id="161" w:author="Deepikaa Menon" w:date="2020-09-14T13:37:00Z">
          <w:pPr/>
        </w:pPrChange>
      </w:pPr>
      <w:ins w:id="162" w:author="Deepikaa Menon" w:date="2020-09-14T13:37:00Z">
        <w:r>
          <w:rPr>
            <w:noProof/>
            <w:lang w:val="en-US"/>
          </w:rPr>
          <w:drawing>
            <wp:inline distT="0" distB="0" distL="0" distR="0" wp14:anchorId="274CB965" wp14:editId="562C51FA">
              <wp:extent cx="3907514" cy="2132194"/>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t_alignment.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0663" cy="2139369"/>
                      </a:xfrm>
                      <a:prstGeom prst="rect">
                        <a:avLst/>
                      </a:prstGeom>
                    </pic:spPr>
                  </pic:pic>
                </a:graphicData>
              </a:graphic>
            </wp:inline>
          </w:drawing>
        </w:r>
      </w:ins>
    </w:p>
    <w:p w14:paraId="11AA0535" w14:textId="292D80C1" w:rsidR="005E1AF3" w:rsidRDefault="007A3E89" w:rsidP="007A3E89">
      <w:pPr>
        <w:jc w:val="center"/>
        <w:rPr>
          <w:lang w:val="en-US"/>
        </w:rPr>
      </w:pPr>
      <w:ins w:id="163" w:author="Deepikaa Menon" w:date="2020-09-10T16:13:00Z">
        <w:r>
          <w:rPr>
            <w:noProof/>
            <w:lang w:val="en-US"/>
          </w:rPr>
          <w:softHyphen/>
        </w:r>
      </w:ins>
    </w:p>
    <w:p w14:paraId="42968B89" w14:textId="77777777" w:rsidR="005E1AF3" w:rsidRDefault="005E1AF3" w:rsidP="0049760B">
      <w:pPr>
        <w:rPr>
          <w:lang w:val="en-US"/>
        </w:rPr>
      </w:pPr>
    </w:p>
    <w:p w14:paraId="4D965AFA" w14:textId="6B8BD4CC" w:rsidR="007A3E89" w:rsidRDefault="007A3E89" w:rsidP="007A3E89">
      <w:pPr>
        <w:rPr>
          <w:ins w:id="164" w:author="Deepikaa Menon" w:date="2020-09-10T16:13:00Z"/>
          <w:lang w:val="en-US"/>
        </w:rPr>
      </w:pPr>
      <w:ins w:id="165" w:author="Deepikaa Menon" w:date="2020-09-10T16:13:00Z">
        <w:r>
          <w:rPr>
            <w:lang w:val="en-US"/>
          </w:rPr>
          <w:t>Supplement Fig</w:t>
        </w:r>
        <w:r>
          <w:rPr>
            <w:lang w:val="en-US"/>
          </w:rPr>
          <w:t>.3</w:t>
        </w:r>
      </w:ins>
    </w:p>
    <w:p w14:paraId="2473D2F9" w14:textId="2A9F1B95" w:rsidR="005E1AF3" w:rsidRDefault="00C50D3E" w:rsidP="00C50D3E">
      <w:pPr>
        <w:jc w:val="center"/>
        <w:rPr>
          <w:lang w:val="en-US"/>
        </w:rPr>
        <w:pPrChange w:id="166" w:author="Deepikaa Menon" w:date="2020-09-14T13:37:00Z">
          <w:pPr/>
        </w:pPrChange>
      </w:pPr>
      <w:ins w:id="167" w:author="Deepikaa Menon" w:date="2020-09-14T13:37:00Z">
        <w:r>
          <w:rPr>
            <w:noProof/>
            <w:lang w:val="en-US"/>
          </w:rPr>
          <w:lastRenderedPageBreak/>
          <w:drawing>
            <wp:inline distT="0" distB="0" distL="0" distR="0" wp14:anchorId="34F1DEB3" wp14:editId="2BD4613A">
              <wp:extent cx="4144545" cy="209513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psdel_alignment.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3759" cy="2099788"/>
                      </a:xfrm>
                      <a:prstGeom prst="rect">
                        <a:avLst/>
                      </a:prstGeom>
                    </pic:spPr>
                  </pic:pic>
                </a:graphicData>
              </a:graphic>
            </wp:inline>
          </w:drawing>
        </w:r>
      </w:ins>
    </w:p>
    <w:p w14:paraId="0A7169E2" w14:textId="51B144C1" w:rsidR="005E1AF3" w:rsidRDefault="005E1AF3" w:rsidP="007A3E89">
      <w:pPr>
        <w:jc w:val="center"/>
        <w:rPr>
          <w:lang w:val="en-US"/>
        </w:rPr>
      </w:pPr>
    </w:p>
    <w:p w14:paraId="3BF7CB42" w14:textId="29F97DCB" w:rsidR="005E1AF3" w:rsidDel="00A264A6" w:rsidRDefault="005E1AF3" w:rsidP="0049760B">
      <w:pPr>
        <w:rPr>
          <w:del w:id="168" w:author="Deepikaa Menon" w:date="2020-09-10T16:13:00Z"/>
          <w:lang w:val="en-US"/>
        </w:rPr>
      </w:pPr>
    </w:p>
    <w:p w14:paraId="2C3D79BF" w14:textId="77777777" w:rsidR="005E1AF3" w:rsidDel="00A264A6" w:rsidRDefault="005E1AF3" w:rsidP="0049760B">
      <w:pPr>
        <w:rPr>
          <w:del w:id="169" w:author="Deepikaa Menon" w:date="2020-09-10T16:13:00Z"/>
          <w:lang w:val="en-US"/>
        </w:rPr>
      </w:pPr>
    </w:p>
    <w:p w14:paraId="4D7454E6" w14:textId="77777777" w:rsidR="005E1AF3" w:rsidDel="00A264A6" w:rsidRDefault="005E1AF3" w:rsidP="0049760B">
      <w:pPr>
        <w:rPr>
          <w:del w:id="170" w:author="Deepikaa Menon" w:date="2020-09-10T16:13:00Z"/>
          <w:lang w:val="en-US"/>
        </w:rPr>
      </w:pPr>
    </w:p>
    <w:p w14:paraId="02E9E475" w14:textId="77777777" w:rsidR="005E1AF3" w:rsidDel="00A264A6" w:rsidRDefault="005E1AF3" w:rsidP="0049760B">
      <w:pPr>
        <w:rPr>
          <w:del w:id="171" w:author="Deepikaa Menon" w:date="2020-09-10T16:13:00Z"/>
          <w:lang w:val="en-US"/>
        </w:rPr>
      </w:pPr>
    </w:p>
    <w:p w14:paraId="61EE1B5E" w14:textId="77777777" w:rsidR="005E1AF3" w:rsidDel="00A264A6" w:rsidRDefault="005E1AF3" w:rsidP="0049760B">
      <w:pPr>
        <w:rPr>
          <w:del w:id="172" w:author="Deepikaa Menon" w:date="2020-09-10T16:13:00Z"/>
          <w:lang w:val="en-US"/>
        </w:rPr>
      </w:pPr>
    </w:p>
    <w:p w14:paraId="069CCE34" w14:textId="77777777" w:rsidR="005E1AF3" w:rsidDel="00A264A6" w:rsidRDefault="005E1AF3" w:rsidP="0049760B">
      <w:pPr>
        <w:rPr>
          <w:del w:id="173" w:author="Deepikaa Menon" w:date="2020-09-10T16:13:00Z"/>
          <w:lang w:val="en-US"/>
        </w:rPr>
      </w:pPr>
    </w:p>
    <w:p w14:paraId="489F5E55" w14:textId="0AEFDC4F" w:rsidR="005E1AF3" w:rsidDel="00A264A6" w:rsidRDefault="005E1AF3" w:rsidP="0049760B">
      <w:pPr>
        <w:rPr>
          <w:del w:id="174" w:author="Deepikaa Menon" w:date="2020-09-10T16:13:00Z"/>
          <w:lang w:val="en-US"/>
        </w:rPr>
      </w:pPr>
    </w:p>
    <w:p w14:paraId="24F2BA9F" w14:textId="2EE37F3E" w:rsidR="005E1AF3" w:rsidDel="00A264A6" w:rsidRDefault="005E1AF3" w:rsidP="0049760B">
      <w:pPr>
        <w:rPr>
          <w:del w:id="175" w:author="Deepikaa Menon" w:date="2020-09-10T16:13:00Z"/>
          <w:lang w:val="en-US"/>
        </w:rPr>
      </w:pPr>
    </w:p>
    <w:p w14:paraId="37A72842" w14:textId="68953E5E" w:rsidR="00B20AC2" w:rsidDel="00A264A6" w:rsidRDefault="00B20AC2" w:rsidP="0049760B">
      <w:pPr>
        <w:rPr>
          <w:del w:id="176" w:author="Deepikaa Menon" w:date="2020-09-10T16:13:00Z"/>
          <w:lang w:val="en-US"/>
        </w:rPr>
      </w:pPr>
    </w:p>
    <w:p w14:paraId="6352FC67" w14:textId="40869BFA" w:rsidR="005E1AF3" w:rsidDel="00A264A6" w:rsidRDefault="005E1AF3" w:rsidP="0049760B">
      <w:pPr>
        <w:rPr>
          <w:del w:id="177" w:author="Deepikaa Menon" w:date="2020-09-10T16:13:00Z"/>
          <w:lang w:val="en-US"/>
        </w:rPr>
      </w:pPr>
    </w:p>
    <w:p w14:paraId="0A7474BE" w14:textId="071A9B05" w:rsidR="000C4136" w:rsidDel="00A264A6" w:rsidRDefault="000C4136" w:rsidP="0049760B">
      <w:pPr>
        <w:rPr>
          <w:del w:id="178" w:author="Deepikaa Menon" w:date="2020-09-10T16:13:00Z"/>
          <w:lang w:val="en-US"/>
        </w:rPr>
      </w:pPr>
    </w:p>
    <w:p w14:paraId="6DD6DA95" w14:textId="22B9B016" w:rsidR="005E1AF3" w:rsidRPr="005E1AF3" w:rsidDel="00A264A6" w:rsidRDefault="005E1AF3" w:rsidP="0049760B">
      <w:pPr>
        <w:rPr>
          <w:del w:id="179" w:author="Deepikaa Menon" w:date="2020-09-10T16:13:00Z"/>
          <w:lang w:val="en-US"/>
        </w:rPr>
      </w:pPr>
    </w:p>
    <w:p w14:paraId="668C79F8" w14:textId="7E3DF553" w:rsidR="009E1686" w:rsidDel="00A264A6" w:rsidRDefault="009E1686" w:rsidP="009E1686">
      <w:pPr>
        <w:rPr>
          <w:ins w:id="180" w:author="Microsoft Office User" w:date="2020-09-08T02:06:00Z"/>
          <w:del w:id="181" w:author="Deepikaa Menon" w:date="2020-09-10T16:13:00Z"/>
          <w:b/>
          <w:bCs/>
          <w:lang w:val="en-US"/>
        </w:rPr>
      </w:pPr>
      <w:del w:id="182" w:author="Deepikaa Menon" w:date="2020-09-10T16:13:00Z">
        <w:r w:rsidRPr="005E1AF3" w:rsidDel="00A264A6">
          <w:rPr>
            <w:b/>
            <w:bCs/>
            <w:lang w:val="en-US"/>
          </w:rPr>
          <w:delText>﻿</w:delText>
        </w:r>
      </w:del>
    </w:p>
    <w:p w14:paraId="099A11FD" w14:textId="77777777" w:rsidR="0084289F" w:rsidRDefault="0084289F" w:rsidP="009E1686">
      <w:pPr>
        <w:rPr>
          <w:ins w:id="183" w:author="Microsoft Office User" w:date="2020-09-08T02:06:00Z"/>
          <w:b/>
          <w:bCs/>
          <w:lang w:val="en-US"/>
        </w:rPr>
      </w:pPr>
    </w:p>
    <w:p w14:paraId="76B0D446" w14:textId="77777777" w:rsidR="0084289F" w:rsidRPr="005E1AF3" w:rsidRDefault="0084289F" w:rsidP="009E1686">
      <w:pPr>
        <w:rPr>
          <w:b/>
          <w:bCs/>
          <w:lang w:val="en-US"/>
        </w:rPr>
      </w:pPr>
    </w:p>
    <w:p w14:paraId="362FFD6E" w14:textId="77777777" w:rsidR="009E1686" w:rsidRPr="005E1AF3" w:rsidRDefault="009E1686" w:rsidP="009E1686">
      <w:pPr>
        <w:rPr>
          <w:b/>
          <w:bCs/>
          <w:lang w:val="en-US"/>
        </w:rPr>
      </w:pPr>
      <w:r w:rsidRPr="005E1AF3">
        <w:rPr>
          <w:lang w:val="en-US"/>
        </w:rPr>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1505080C" w:rsidR="005E1AF3" w:rsidRDefault="005E1AF3" w:rsidP="005E1AF3">
      <w:pPr>
        <w:rPr>
          <w:lang w:val="en-US"/>
        </w:rPr>
      </w:pPr>
      <w:r w:rsidRPr="005E1AF3">
        <w:rPr>
          <w:lang w:val="en-US"/>
        </w:rPr>
        <w:t>﻿</w:t>
      </w:r>
      <w:ins w:id="184" w:author="Deepikaa Menon" w:date="2020-08-21T17:46:00Z">
        <w:r w:rsidR="007D20E1">
          <w:rPr>
            <w:lang w:val="en-US"/>
          </w:rPr>
          <w:t xml:space="preserve">As Vps1 appears to not </w:t>
        </w:r>
      </w:ins>
      <w:ins w:id="185" w:author="Deepikaa Menon" w:date="2020-08-21T18:00:00Z">
        <w:r w:rsidR="00521DF9">
          <w:rPr>
            <w:lang w:val="en-US"/>
          </w:rPr>
          <w:t>influence the formation of ve</w:t>
        </w:r>
      </w:ins>
      <w:ins w:id="186" w:author="Deepikaa Menon" w:date="2020-08-21T18:01:00Z">
        <w:r w:rsidR="00521DF9">
          <w:rPr>
            <w:lang w:val="en-US"/>
          </w:rPr>
          <w:t>sicles</w:t>
        </w:r>
      </w:ins>
      <w:ins w:id="187" w:author="Deepikaa Menon" w:date="2020-08-21T17:46:00Z">
        <w:r w:rsidR="007D20E1">
          <w:rPr>
            <w:lang w:val="en-US"/>
          </w:rPr>
          <w:t xml:space="preserve">, we </w:t>
        </w:r>
      </w:ins>
      <w:ins w:id="188" w:author="Deepikaa Menon" w:date="2020-08-21T18:01:00Z">
        <w:r w:rsidR="005F4F2C">
          <w:rPr>
            <w:lang w:val="en-US"/>
          </w:rPr>
          <w:t xml:space="preserve">proceeded to test </w:t>
        </w:r>
      </w:ins>
      <w:ins w:id="189" w:author="Deepikaa Menon" w:date="2020-08-21T19:04:00Z">
        <w:r w:rsidR="00467C0D">
          <w:rPr>
            <w:lang w:val="en-US"/>
          </w:rPr>
          <w:t>an</w:t>
        </w:r>
      </w:ins>
      <w:ins w:id="190" w:author="Deepikaa Menon" w:date="2020-08-21T18:01:00Z">
        <w:r w:rsidR="005F4F2C">
          <w:rPr>
            <w:lang w:val="en-US"/>
          </w:rPr>
          <w:t xml:space="preserve">other scission </w:t>
        </w:r>
      </w:ins>
      <w:ins w:id="191" w:author="Deepikaa Menon" w:date="2020-08-21T17:46:00Z">
        <w:r w:rsidR="007D20E1">
          <w:rPr>
            <w:lang w:val="en-US"/>
          </w:rPr>
          <w:t xml:space="preserve">model. </w:t>
        </w:r>
      </w:ins>
      <w:ins w:id="192"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193" w:author="Deepikaa Menon" w:date="2020-08-21T15:23:00Z">
        <w:r w:rsidR="0021012B">
          <w:rPr>
            <w:lang w:val="en-US"/>
          </w:rPr>
          <w:t>membrane scission and therefore result in</w:t>
        </w:r>
      </w:ins>
      <w:ins w:id="194" w:author="Deepikaa Menon" w:date="2020-08-21T15:25:00Z">
        <w:r w:rsidR="003C1C07">
          <w:rPr>
            <w:lang w:val="en-US"/>
          </w:rPr>
          <w:t xml:space="preserve"> longer invaginations</w:t>
        </w:r>
      </w:ins>
      <w:ins w:id="195"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96" w:author="Deepikaa Menon" w:date="2020-08-21T15:27:00Z">
        <w:r w:rsidR="00B30416">
          <w:rPr>
            <w:lang w:val="en-US"/>
          </w:rPr>
          <w:fldChar w:fldCharType="end"/>
        </w:r>
      </w:ins>
      <w:ins w:id="197" w:author="Deepikaa Menon" w:date="2020-08-21T15:26:00Z">
        <w:r w:rsidR="003C1C07">
          <w:rPr>
            <w:lang w:val="en-US"/>
          </w:rPr>
          <w:t>.</w:t>
        </w:r>
      </w:ins>
      <w:ins w:id="198" w:author="Deepikaa Menon" w:date="2020-08-21T15:22:00Z">
        <w:r w:rsidR="0021012B">
          <w:rPr>
            <w:lang w:val="en-US"/>
          </w:rPr>
          <w:t xml:space="preserve">  </w:t>
        </w:r>
      </w:ins>
      <w:commentRangeStart w:id="199"/>
      <w:r w:rsidRPr="005E1AF3">
        <w:rPr>
          <w:lang w:val="en-US"/>
        </w:rPr>
        <w:t>T</w:t>
      </w:r>
      <w:commentRangeEnd w:id="199"/>
      <w:r w:rsidR="00857359">
        <w:rPr>
          <w:rStyle w:val="CommentReference"/>
        </w:rPr>
        <w:commentReference w:id="199"/>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200" w:author="Deepikaa Menon" w:date="2020-08-25T16:48:00Z">
        <w:r w:rsidR="008A1B5A" w:rsidRPr="007D22B2">
          <w:rPr>
            <w:i/>
            <w:iCs/>
            <w:lang w:val="en-US"/>
          </w:rPr>
          <w:t>S.</w:t>
        </w:r>
        <w:r w:rsidR="00F73176" w:rsidRPr="007D22B2">
          <w:rPr>
            <w:i/>
            <w:iCs/>
            <w:lang w:val="en-US"/>
          </w:rPr>
          <w:t xml:space="preserve"> cerevisiae</w:t>
        </w:r>
      </w:ins>
      <w:r w:rsidRPr="005E1AF3">
        <w:rPr>
          <w:lang w:val="en-US"/>
        </w:rPr>
        <w:t xml:space="preserve">: Inp51, Inp52, and Inp53. Inp51-eGFP exhibits a diffuse cytoplasmic signal, Inp52-eGFP localizes to cortical </w:t>
      </w:r>
      <w:del w:id="201" w:author="Deepikaa Menon" w:date="2020-08-25T17:17:00Z">
        <w:r w:rsidRPr="005E1AF3" w:rsidDel="00D920E9">
          <w:rPr>
            <w:lang w:val="en-US"/>
          </w:rPr>
          <w:delText xml:space="preserve">actin </w:delText>
        </w:r>
      </w:del>
      <w:r w:rsidRPr="005E1AF3">
        <w:rPr>
          <w:lang w:val="en-US"/>
        </w:rPr>
        <w:t xml:space="preserve">patches that are endocytic sites </w:t>
      </w:r>
      <w:commentRangeStart w:id="202"/>
      <w:r w:rsidRPr="005E1AF3">
        <w:rPr>
          <w:lang w:val="en-US"/>
        </w:rPr>
        <w:t>(</w:t>
      </w:r>
      <w:ins w:id="203" w:author="Deepikaa Menon" w:date="2020-08-21T15:19:00Z">
        <w:r w:rsidR="00DA4C5A">
          <w:rPr>
            <w:lang w:val="en-US"/>
          </w:rPr>
          <w:t>Fig2</w:t>
        </w:r>
      </w:ins>
      <w:ins w:id="204" w:author="Deepikaa Menon" w:date="2020-08-21T15:32:00Z">
        <w:r w:rsidR="0071505D">
          <w:rPr>
            <w:lang w:val="en-US"/>
          </w:rPr>
          <w:t>A</w:t>
        </w:r>
      </w:ins>
      <w:ins w:id="205" w:author="Deepikaa Menon" w:date="2020-08-21T15:19:00Z">
        <w:r w:rsidR="00DA4C5A">
          <w:rPr>
            <w:lang w:val="en-US"/>
          </w:rPr>
          <w:t xml:space="preserve">, </w:t>
        </w:r>
      </w:ins>
      <w:r w:rsidRPr="005E1AF3">
        <w:rPr>
          <w:lang w:val="en-US"/>
        </w:rPr>
        <w:t>Fig2 supplement</w:t>
      </w:r>
      <w:commentRangeEnd w:id="202"/>
      <w:r w:rsidR="00AD6AAE">
        <w:rPr>
          <w:rStyle w:val="CommentReference"/>
        </w:rPr>
        <w:commentReference w:id="202"/>
      </w:r>
      <w:r w:rsidRPr="005E1AF3">
        <w:rPr>
          <w:lang w:val="en-US"/>
        </w:rPr>
        <w:t>) and Inp53 localizes to patches within the cytoplasm</w:t>
      </w:r>
      <w:ins w:id="206"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207" w:author="Deepikaa Menon" w:date="2020-08-24T18:06:00Z">
        <w:r w:rsidR="00033498">
          <w:rPr>
            <w:noProof/>
            <w:lang w:val="en-US"/>
          </w:rPr>
          <w:t xml:space="preserve">Fig2A, </w:t>
        </w:r>
      </w:ins>
      <w:r w:rsidR="0071505D" w:rsidRPr="0071505D">
        <w:rPr>
          <w:noProof/>
          <w:lang w:val="en-US"/>
        </w:rPr>
        <w:t>Bensen, Costaguta, and Payne 2000)</w:t>
      </w:r>
      <w:ins w:id="208" w:author="Deepikaa Menon" w:date="2020-08-21T15:32:00Z">
        <w:r w:rsidR="0071505D">
          <w:rPr>
            <w:lang w:val="en-US"/>
          </w:rPr>
          <w:fldChar w:fldCharType="end"/>
        </w:r>
      </w:ins>
      <w:r w:rsidRPr="005E1AF3">
        <w:rPr>
          <w:lang w:val="en-US"/>
        </w:rPr>
        <w:t>.</w:t>
      </w:r>
      <w:ins w:id="209" w:author="Deepikaa Menon" w:date="2020-08-21T15:45:00Z">
        <w:r w:rsidR="00D45E71">
          <w:rPr>
            <w:lang w:val="en-US"/>
          </w:rPr>
          <w:t xml:space="preserve"> </w:t>
        </w:r>
      </w:ins>
      <w:ins w:id="210" w:author="Deepikaa Menon" w:date="2020-08-21T18:30:00Z">
        <w:r w:rsidR="00512301">
          <w:rPr>
            <w:lang w:val="en-US"/>
          </w:rPr>
          <w:t>Since</w:t>
        </w:r>
      </w:ins>
      <w:ins w:id="211" w:author="Deepikaa Menon" w:date="2020-08-21T18:29:00Z">
        <w:r w:rsidR="00B078BF">
          <w:rPr>
            <w:lang w:val="en-US"/>
          </w:rPr>
          <w:t xml:space="preserve"> Inp52 localizes to </w:t>
        </w:r>
      </w:ins>
      <w:ins w:id="212" w:author="Deepikaa Menon" w:date="2020-08-25T17:11:00Z">
        <w:r w:rsidR="00C01177">
          <w:rPr>
            <w:lang w:val="en-US"/>
          </w:rPr>
          <w:t>endocytic</w:t>
        </w:r>
      </w:ins>
      <w:ins w:id="213" w:author="Deepikaa Menon" w:date="2020-08-21T18:29:00Z">
        <w:r w:rsidR="00B078BF">
          <w:rPr>
            <w:lang w:val="en-US"/>
          </w:rPr>
          <w:t xml:space="preserve"> patches</w:t>
        </w:r>
      </w:ins>
      <w:ins w:id="214" w:author="Deepikaa Menon" w:date="2020-08-25T18:15:00Z">
        <w:r w:rsidR="005D6C38">
          <w:rPr>
            <w:lang w:val="en-US"/>
          </w:rPr>
          <w:t xml:space="preserve"> </w:t>
        </w:r>
      </w:ins>
      <w:ins w:id="215" w:author="Deepikaa Menon" w:date="2020-08-25T18:16:00Z">
        <w:r w:rsidR="005D6C38">
          <w:rPr>
            <w:lang w:val="en-US"/>
          </w:rPr>
          <w:t>marked by Abp1</w:t>
        </w:r>
      </w:ins>
      <w:ins w:id="216" w:author="Deepikaa Menon" w:date="2020-08-21T18:29:00Z">
        <w:r w:rsidR="00B078BF">
          <w:rPr>
            <w:lang w:val="en-US"/>
          </w:rPr>
          <w:t xml:space="preserve">, we began with </w:t>
        </w:r>
      </w:ins>
      <w:ins w:id="217" w:author="Deepikaa Menon" w:date="2020-08-21T15:44:00Z">
        <w:r w:rsidR="00D45E71">
          <w:rPr>
            <w:lang w:val="en-US"/>
          </w:rPr>
          <w:t>determin</w:t>
        </w:r>
      </w:ins>
      <w:ins w:id="218" w:author="Deepikaa Menon" w:date="2020-08-21T18:30:00Z">
        <w:r w:rsidR="00AE6D73">
          <w:rPr>
            <w:lang w:val="en-US"/>
          </w:rPr>
          <w:t>ing</w:t>
        </w:r>
      </w:ins>
      <w:ins w:id="219" w:author="Deepikaa Menon" w:date="2020-08-21T15:44:00Z">
        <w:r w:rsidR="00D45E71">
          <w:rPr>
            <w:lang w:val="en-US"/>
          </w:rPr>
          <w:t xml:space="preserve"> </w:t>
        </w:r>
      </w:ins>
      <w:ins w:id="220" w:author="Deepikaa Menon" w:date="2020-08-21T18:41:00Z">
        <w:r w:rsidR="00ED10ED">
          <w:rPr>
            <w:lang w:val="en-US"/>
          </w:rPr>
          <w:t>the spatial and temporal</w:t>
        </w:r>
      </w:ins>
      <w:ins w:id="221" w:author="Deepikaa Menon" w:date="2020-08-21T18:37:00Z">
        <w:r w:rsidR="00A81C7E">
          <w:rPr>
            <w:lang w:val="en-US"/>
          </w:rPr>
          <w:t xml:space="preserve"> recruitment of Inp5</w:t>
        </w:r>
      </w:ins>
      <w:ins w:id="222" w:author="Deepikaa Menon" w:date="2020-08-21T18:41:00Z">
        <w:r w:rsidR="002815F6">
          <w:rPr>
            <w:lang w:val="en-US"/>
          </w:rPr>
          <w:t>2</w:t>
        </w:r>
        <w:r w:rsidR="00E70600">
          <w:rPr>
            <w:lang w:val="en-US"/>
          </w:rPr>
          <w:t xml:space="preserve"> within the endocytic machiner</w:t>
        </w:r>
      </w:ins>
      <w:ins w:id="223" w:author="Deepikaa Menon" w:date="2020-08-21T18:42:00Z">
        <w:r w:rsidR="00E70600">
          <w:rPr>
            <w:lang w:val="en-US"/>
          </w:rPr>
          <w:t>y</w:t>
        </w:r>
      </w:ins>
      <w:ins w:id="224" w:author="Deepikaa Menon" w:date="2020-08-21T18:30:00Z">
        <w:r w:rsidR="00AE6D73">
          <w:rPr>
            <w:lang w:val="en-US"/>
          </w:rPr>
          <w:t>. W</w:t>
        </w:r>
      </w:ins>
      <w:ins w:id="225" w:author="Deepikaa Menon" w:date="2020-08-21T15:45:00Z">
        <w:r w:rsidR="00D45E71">
          <w:rPr>
            <w:lang w:val="en-US"/>
          </w:rPr>
          <w:t xml:space="preserve">e aligned the averaged centroid of Inp52 </w:t>
        </w:r>
      </w:ins>
      <w:ins w:id="226" w:author="Deepikaa Menon" w:date="2020-08-21T17:56:00Z">
        <w:r w:rsidR="009C4F87">
          <w:rPr>
            <w:lang w:val="en-US"/>
          </w:rPr>
          <w:t xml:space="preserve">in space and time </w:t>
        </w:r>
      </w:ins>
      <w:ins w:id="227" w:author="Deepikaa Menon" w:date="2020-08-21T15:45:00Z">
        <w:r w:rsidR="00D45E71">
          <w:rPr>
            <w:lang w:val="en-US"/>
          </w:rPr>
          <w:t>to other endocytic proteins</w:t>
        </w:r>
      </w:ins>
      <w:ins w:id="228" w:author="Deepikaa Menon" w:date="2020-08-21T17:58:00Z">
        <w:r w:rsidR="00D15A13">
          <w:rPr>
            <w:lang w:val="en-US"/>
          </w:rPr>
          <w:t xml:space="preserve"> </w:t>
        </w:r>
      </w:ins>
      <w:ins w:id="229"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230" w:author="Deepikaa Menon" w:date="2020-08-21T18:40:00Z">
        <w:r w:rsidR="00507248">
          <w:rPr>
            <w:lang w:val="en-US"/>
          </w:rPr>
          <w:t>.</w:t>
        </w:r>
      </w:ins>
      <w:ins w:id="231" w:author="Deepikaa Menon" w:date="2020-08-21T15:45:00Z">
        <w:r w:rsidR="00D45E71">
          <w:rPr>
            <w:lang w:val="en-US"/>
          </w:rPr>
          <w:t xml:space="preserve"> </w:t>
        </w:r>
      </w:ins>
      <w:ins w:id="232" w:author="Deepikaa Menon" w:date="2020-08-24T18:06:00Z">
        <w:r w:rsidR="00FC7C29">
          <w:rPr>
            <w:lang w:val="en-US"/>
          </w:rPr>
          <w:t>In order to do this, w</w:t>
        </w:r>
      </w:ins>
      <w:ins w:id="233" w:author="Deepikaa Menon" w:date="2020-08-21T17:56:00Z">
        <w:r w:rsidR="009C4F87">
          <w:rPr>
            <w:lang w:val="en-US"/>
          </w:rPr>
          <w:t>e</w:t>
        </w:r>
      </w:ins>
      <w:ins w:id="234" w:author="Deepikaa Menon" w:date="2020-08-21T15:45:00Z">
        <w:r w:rsidR="00D45E71">
          <w:rPr>
            <w:lang w:val="en-US"/>
          </w:rPr>
          <w:t xml:space="preserve"> imag</w:t>
        </w:r>
      </w:ins>
      <w:ins w:id="235" w:author="Deepikaa Menon" w:date="2020-08-21T17:56:00Z">
        <w:r w:rsidR="009C4F87">
          <w:rPr>
            <w:lang w:val="en-US"/>
          </w:rPr>
          <w:t>ed</w:t>
        </w:r>
      </w:ins>
      <w:ins w:id="236" w:author="Deepikaa Menon" w:date="2020-08-21T15:45:00Z">
        <w:r w:rsidR="00D45E71">
          <w:rPr>
            <w:lang w:val="en-US"/>
          </w:rPr>
          <w:t xml:space="preserve"> Inp52</w:t>
        </w:r>
      </w:ins>
      <w:ins w:id="237" w:author="Deepikaa Menon" w:date="2020-08-21T18:03:00Z">
        <w:r w:rsidR="00A16076">
          <w:rPr>
            <w:lang w:val="en-US"/>
          </w:rPr>
          <w:t>-eGFP</w:t>
        </w:r>
      </w:ins>
      <w:ins w:id="238" w:author="Deepikaa Menon" w:date="2020-08-21T17:54:00Z">
        <w:r w:rsidR="007B36F4">
          <w:rPr>
            <w:lang w:val="en-US"/>
          </w:rPr>
          <w:t xml:space="preserve"> simultaneously with Abp1</w:t>
        </w:r>
      </w:ins>
      <w:ins w:id="239" w:author="Deepikaa Menon" w:date="2020-08-21T18:03:00Z">
        <w:r w:rsidR="00A16076">
          <w:rPr>
            <w:lang w:val="en-US"/>
          </w:rPr>
          <w:t>-mCherry</w:t>
        </w:r>
      </w:ins>
      <w:ins w:id="240" w:author="Deepikaa Menon" w:date="2020-08-21T17:56:00Z">
        <w:r w:rsidR="009C4F87">
          <w:rPr>
            <w:lang w:val="en-US"/>
          </w:rPr>
          <w:t xml:space="preserve">, and </w:t>
        </w:r>
        <w:r w:rsidR="00D15A13">
          <w:rPr>
            <w:lang w:val="en-US"/>
          </w:rPr>
          <w:t>did the same with Sla1</w:t>
        </w:r>
      </w:ins>
      <w:ins w:id="241" w:author="Deepikaa Menon" w:date="2020-08-21T18:03:00Z">
        <w:r w:rsidR="00CA11BF">
          <w:rPr>
            <w:lang w:val="en-US"/>
          </w:rPr>
          <w:t>-eGFP</w:t>
        </w:r>
      </w:ins>
      <w:ins w:id="242" w:author="Deepikaa Menon" w:date="2020-08-21T17:56:00Z">
        <w:r w:rsidR="00D15A13">
          <w:rPr>
            <w:lang w:val="en-US"/>
          </w:rPr>
          <w:t xml:space="preserve"> and Rvs167</w:t>
        </w:r>
      </w:ins>
      <w:ins w:id="243" w:author="Deepikaa Menon" w:date="2020-08-21T18:03:00Z">
        <w:r w:rsidR="00CA11BF">
          <w:rPr>
            <w:lang w:val="en-US"/>
          </w:rPr>
          <w:t>-eGFP</w:t>
        </w:r>
      </w:ins>
      <w:ins w:id="244" w:author="Deepikaa Menon" w:date="2020-08-21T17:57:00Z">
        <w:r w:rsidR="00D15A13">
          <w:rPr>
            <w:lang w:val="en-US"/>
          </w:rPr>
          <w:t xml:space="preserve">. Using Abp1 as the common reference frame, we were able to compare the arrival of </w:t>
        </w:r>
      </w:ins>
      <w:ins w:id="245" w:author="Deepikaa Menon" w:date="2020-08-21T18:04:00Z">
        <w:r w:rsidR="00AC26D2">
          <w:rPr>
            <w:lang w:val="en-US"/>
          </w:rPr>
          <w:t>the different proteins</w:t>
        </w:r>
        <w:r w:rsidR="00920BDF">
          <w:rPr>
            <w:lang w:val="en-US"/>
          </w:rPr>
          <w:t xml:space="preserve"> with respect to that of Abp1</w:t>
        </w:r>
      </w:ins>
      <w:ins w:id="246" w:author="Deepikaa Menon" w:date="2020-08-21T17:58:00Z">
        <w:r w:rsidR="00D15A13">
          <w:rPr>
            <w:lang w:val="en-US"/>
          </w:rPr>
          <w:t>.</w:t>
        </w:r>
      </w:ins>
      <w:del w:id="247" w:author="Deepikaa Menon" w:date="2020-08-21T17:58:00Z">
        <w:r w:rsidRPr="005E1AF3" w:rsidDel="00D15A13">
          <w:rPr>
            <w:lang w:val="en-US"/>
          </w:rPr>
          <w:delText xml:space="preserve"> </w:delText>
        </w:r>
        <w:commentRangeStart w:id="248"/>
        <w:r w:rsidRPr="005E1AF3" w:rsidDel="00D15A13">
          <w:rPr>
            <w:lang w:val="en-US"/>
          </w:rPr>
          <w:delText xml:space="preserve">Spatial and temporal </w:delText>
        </w:r>
        <w:commentRangeEnd w:id="248"/>
        <w:r w:rsidR="002C2FC2" w:rsidDel="00D15A13">
          <w:rPr>
            <w:rStyle w:val="CommentReference"/>
          </w:rPr>
          <w:commentReference w:id="248"/>
        </w:r>
        <w:r w:rsidRPr="005E1AF3" w:rsidDel="00D15A13">
          <w:rPr>
            <w:lang w:val="en-US"/>
          </w:rPr>
          <w:delText xml:space="preserve">alignment of Inp52 with Sla1, Abp1, and Rvs167 </w:delText>
        </w:r>
      </w:del>
      <w:del w:id="249" w:author="Deepikaa Menon" w:date="2020-08-21T17:57:00Z">
        <w:r w:rsidRPr="005E1AF3" w:rsidDel="00D15A13">
          <w:rPr>
            <w:lang w:val="en-US"/>
          </w:rPr>
          <w:delText xml:space="preserve"> </w:delText>
        </w:r>
      </w:del>
      <w:del w:id="250" w:author="Deepikaa Menon" w:date="2020-08-21T17:58:00Z">
        <w:r w:rsidRPr="005E1AF3" w:rsidDel="00D15A13">
          <w:rPr>
            <w:lang w:val="en-US"/>
          </w:rPr>
          <w:delText>shows that</w:delText>
        </w:r>
      </w:del>
      <w:ins w:id="251" w:author="Deepikaa Menon" w:date="2020-08-21T18:03:00Z">
        <w:r w:rsidR="0021547F">
          <w:rPr>
            <w:lang w:val="en-US"/>
          </w:rPr>
          <w:t xml:space="preserve"> </w:t>
        </w:r>
        <w:r w:rsidR="00AC26D2">
          <w:rPr>
            <w:lang w:val="en-US"/>
          </w:rPr>
          <w:t>We</w:t>
        </w:r>
      </w:ins>
      <w:ins w:id="252" w:author="Deepikaa Menon" w:date="2020-08-21T18:04:00Z">
        <w:r w:rsidR="00244B5E">
          <w:rPr>
            <w:lang w:val="en-US"/>
          </w:rPr>
          <w:t xml:space="preserve"> assigned as time =0 (s) the fluorescent</w:t>
        </w:r>
      </w:ins>
      <w:ins w:id="253" w:author="Deepikaa Menon" w:date="2020-08-21T18:05:00Z">
        <w:r w:rsidR="00244B5E">
          <w:rPr>
            <w:lang w:val="en-US"/>
          </w:rPr>
          <w:t xml:space="preserve"> intensity</w:t>
        </w:r>
      </w:ins>
      <w:ins w:id="254" w:author="Deepikaa Menon" w:date="2020-08-21T18:07:00Z">
        <w:r w:rsidR="00934464">
          <w:rPr>
            <w:lang w:val="en-US"/>
          </w:rPr>
          <w:t xml:space="preserve"> maximum of Rvs167</w:t>
        </w:r>
      </w:ins>
      <w:ins w:id="255" w:author="Deepikaa Menon" w:date="2020-08-21T18:12:00Z">
        <w:r w:rsidR="00250960">
          <w:rPr>
            <w:lang w:val="en-US"/>
          </w:rPr>
          <w:t>, which in WT cells is concomitant wit</w:t>
        </w:r>
      </w:ins>
      <w:ins w:id="256" w:author="Deepikaa Menon" w:date="2020-08-21T18:13:00Z">
        <w:r w:rsidR="00EA097B">
          <w:rPr>
            <w:lang w:val="en-US"/>
          </w:rPr>
          <w:t>h membrane scission</w:t>
        </w:r>
      </w:ins>
      <w:ins w:id="257" w:author="Deepikaa Menon" w:date="2020-08-24T17:14:00Z">
        <w:r w:rsidR="004C4209">
          <w:rPr>
            <w:lang w:val="en-US"/>
          </w:rPr>
          <w:t xml:space="preserve">, </w:t>
        </w:r>
      </w:ins>
      <w:ins w:id="258" w:author="Deepikaa Menon" w:date="2020-08-25T17:42:00Z">
        <w:r w:rsidR="004469B2">
          <w:rPr>
            <w:lang w:val="en-US"/>
          </w:rPr>
          <w:t>and also coincides with</w:t>
        </w:r>
        <w:r w:rsidR="002C6B3A">
          <w:rPr>
            <w:lang w:val="en-US"/>
          </w:rPr>
          <w:t xml:space="preserve"> the</w:t>
        </w:r>
      </w:ins>
      <w:ins w:id="259" w:author="Deepikaa Menon" w:date="2020-08-24T17:14:00Z">
        <w:r w:rsidR="004C4209">
          <w:rPr>
            <w:lang w:val="en-US"/>
          </w:rPr>
          <w:t xml:space="preserve"> maximum of the A</w:t>
        </w:r>
      </w:ins>
      <w:ins w:id="260" w:author="Deepikaa Menon" w:date="2020-08-24T17:15:00Z">
        <w:r w:rsidR="004C4209">
          <w:rPr>
            <w:lang w:val="en-US"/>
          </w:rPr>
          <w:t>bp1 fluorescent intensity</w:t>
        </w:r>
      </w:ins>
      <w:ins w:id="261" w:author="Deepikaa Menon" w:date="2020-08-24T18:07:00Z">
        <w:r w:rsidR="00535258">
          <w:rPr>
            <w:lang w:val="en-US"/>
          </w:rPr>
          <w:t xml:space="preserve"> (Fig</w:t>
        </w:r>
      </w:ins>
      <w:ins w:id="262" w:author="Deepikaa Menon" w:date="2020-09-14T12:43:00Z">
        <w:r w:rsidR="007E267D">
          <w:rPr>
            <w:lang w:val="en-US"/>
          </w:rPr>
          <w:t>1</w:t>
        </w:r>
      </w:ins>
      <w:ins w:id="263" w:author="Deepikaa Menon" w:date="2020-08-24T18:07:00Z">
        <w:r w:rsidR="00535258">
          <w:rPr>
            <w:lang w:val="en-US"/>
          </w:rPr>
          <w:t xml:space="preserve"> supplement)</w:t>
        </w:r>
      </w:ins>
      <w:ins w:id="264" w:author="Deepikaa Menon" w:date="2020-08-21T18:13:00Z">
        <w:r w:rsidR="00EA097B">
          <w:rPr>
            <w:lang w:val="en-US"/>
          </w:rPr>
          <w:t>.</w:t>
        </w:r>
      </w:ins>
      <w:ins w:id="265" w:author="Deepikaa Menon" w:date="2020-08-21T18:03:00Z">
        <w:r w:rsidR="00AC26D2">
          <w:rPr>
            <w:lang w:val="en-US"/>
          </w:rPr>
          <w:t xml:space="preserve"> </w:t>
        </w:r>
      </w:ins>
      <w:ins w:id="266" w:author="Deepikaa Menon" w:date="2020-08-21T18:17:00Z">
        <w:r w:rsidR="00BB76D6">
          <w:rPr>
            <w:lang w:val="en-US"/>
          </w:rPr>
          <w:t>On the y axis, 0 (nm) indicates the position of the Sla1 centroid</w:t>
        </w:r>
      </w:ins>
      <w:ins w:id="267" w:author="Deepikaa Menon" w:date="2020-08-21T18:19:00Z">
        <w:r w:rsidR="0074498B">
          <w:rPr>
            <w:lang w:val="en-US"/>
          </w:rPr>
          <w:t>;</w:t>
        </w:r>
      </w:ins>
      <w:ins w:id="268" w:author="Deepikaa Menon" w:date="2020-08-21T18:18:00Z">
        <w:r w:rsidR="00E25E4E">
          <w:rPr>
            <w:lang w:val="en-US"/>
          </w:rPr>
          <w:t xml:space="preserve"> position</w:t>
        </w:r>
      </w:ins>
      <w:ins w:id="269" w:author="Deepikaa Menon" w:date="2020-08-21T18:19:00Z">
        <w:r w:rsidR="00C55C72">
          <w:rPr>
            <w:lang w:val="en-US"/>
          </w:rPr>
          <w:t>s</w:t>
        </w:r>
      </w:ins>
      <w:ins w:id="270" w:author="Deepikaa Menon" w:date="2020-08-21T18:18:00Z">
        <w:r w:rsidR="00E25E4E">
          <w:rPr>
            <w:lang w:val="en-US"/>
          </w:rPr>
          <w:t xml:space="preserve"> of the other centroids are in relation to the Sla1 centroid. </w:t>
        </w:r>
      </w:ins>
      <w:r w:rsidRPr="005E1AF3">
        <w:rPr>
          <w:lang w:val="en-US"/>
        </w:rPr>
        <w:t xml:space="preserve">Inp52 </w:t>
      </w:r>
      <w:del w:id="271" w:author="Deepikaa Menon" w:date="2020-08-25T17:47:00Z">
        <w:r w:rsidRPr="005E1AF3" w:rsidDel="009B02F7">
          <w:rPr>
            <w:lang w:val="en-US"/>
          </w:rPr>
          <w:delText xml:space="preserve">protein </w:delText>
        </w:r>
      </w:del>
      <w:r w:rsidRPr="005E1AF3">
        <w:rPr>
          <w:lang w:val="en-US"/>
        </w:rPr>
        <w:t xml:space="preserve">molecules arrive in the late stage of endocytosis after Rvs167, and localize to the invagination tip, </w:t>
      </w:r>
      <w:r w:rsidRPr="00C82F3D">
        <w:rPr>
          <w:color w:val="FF0000"/>
          <w:lang w:val="en-US"/>
        </w:rPr>
        <w:t>suggesting a potential role in membrane scission</w:t>
      </w:r>
      <w:r w:rsidRPr="005E1AF3">
        <w:rPr>
          <w:lang w:val="en-US"/>
        </w:rPr>
        <w:t xml:space="preserve"> (Fig.2b).</w:t>
      </w:r>
    </w:p>
    <w:p w14:paraId="06779C70" w14:textId="45174D6A" w:rsidR="005E1AF3" w:rsidRDefault="00E80FD4" w:rsidP="0021012B">
      <w:pPr>
        <w:jc w:val="center"/>
        <w:rPr>
          <w:lang w:val="en-US"/>
        </w:rPr>
      </w:pPr>
      <w:ins w:id="272" w:author="Deepikaa Menon" w:date="2020-09-17T15:41:00Z">
        <w:r>
          <w:rPr>
            <w:noProof/>
            <w:lang w:val="en-US"/>
          </w:rPr>
          <w:lastRenderedPageBreak/>
          <w:drawing>
            <wp:inline distT="0" distB="0" distL="0" distR="0" wp14:anchorId="2A01BC3E" wp14:editId="1E6C8991">
              <wp:extent cx="4172505" cy="32911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p8.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8140" cy="3295596"/>
                      </a:xfrm>
                      <a:prstGeom prst="rect">
                        <a:avLst/>
                      </a:prstGeom>
                    </pic:spPr>
                  </pic:pic>
                </a:graphicData>
              </a:graphic>
            </wp:inline>
          </w:drawing>
        </w:r>
      </w:ins>
    </w:p>
    <w:p w14:paraId="35B92CF6" w14:textId="699B71CB"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 from two data sets.  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5F29666A" w:rsidR="00B05CB5" w:rsidRDefault="005E1AF3" w:rsidP="005E1AF3">
      <w:pPr>
        <w:rPr>
          <w:ins w:id="273" w:author="Deepikaa Menon" w:date="2020-08-21T18:52:00Z"/>
          <w:lang w:val="en-US"/>
        </w:rPr>
      </w:pPr>
      <w:r w:rsidRPr="005E1AF3">
        <w:rPr>
          <w:b/>
          <w:bCs/>
          <w:lang w:val="en-US"/>
        </w:rPr>
        <w:t>﻿</w:t>
      </w:r>
      <w:r w:rsidRPr="005E1AF3">
        <w:rPr>
          <w:lang w:val="en-US"/>
        </w:rPr>
        <w:t>Inp53 was not investigated further, as its locali</w:t>
      </w:r>
      <w:ins w:id="274" w:author="Deepikaa Menon" w:date="2020-08-21T18:14:00Z">
        <w:r w:rsidR="00373557">
          <w:rPr>
            <w:lang w:val="en-US"/>
          </w:rPr>
          <w:t>z</w:t>
        </w:r>
      </w:ins>
      <w:r w:rsidRPr="005E1AF3">
        <w:rPr>
          <w:lang w:val="en-US"/>
        </w:rPr>
        <w:t xml:space="preserve">ation conforms with other literature that find it is involved in the </w:t>
      </w:r>
      <w:proofErr w:type="spellStart"/>
      <w:r w:rsidRPr="005E1AF3">
        <w:rPr>
          <w:lang w:val="en-US"/>
        </w:rPr>
        <w:t>golgi</w:t>
      </w:r>
      <w:proofErr w:type="spellEnd"/>
      <w:r w:rsidRPr="005E1AF3">
        <w:rPr>
          <w:lang w:val="en-US"/>
        </w:rPr>
        <w:t xml:space="preserve"> trafficking pathway </w:t>
      </w:r>
      <w:del w:id="275" w:author="Deepikaa Menon" w:date="2020-08-21T18:14:00Z">
        <w:r w:rsidRPr="005E1AF3" w:rsidDel="0062319E">
          <w:rPr>
            <w:lang w:val="en-US"/>
          </w:rPr>
          <w:delText>rather than</w:delText>
        </w:r>
      </w:del>
      <w:ins w:id="276" w:author="Deepikaa Menon" w:date="2020-08-21T18:14:00Z">
        <w:r w:rsidR="0062319E">
          <w:rPr>
            <w:lang w:val="en-US"/>
          </w:rPr>
          <w:t>and not</w:t>
        </w:r>
      </w:ins>
      <w:r w:rsidRPr="005E1AF3">
        <w:rPr>
          <w:lang w:val="en-US"/>
        </w:rPr>
        <w:t xml:space="preserve"> endocytosis (ref Golgi). Although we were unable to</w:t>
      </w:r>
      <w:ins w:id="277" w:author="Deepikaa Menon" w:date="2020-08-25T17:48:00Z">
        <w:r w:rsidR="000C1FCB">
          <w:rPr>
            <w:lang w:val="en-US"/>
          </w:rPr>
          <w:t xml:space="preserve"> observe</w:t>
        </w:r>
      </w:ins>
      <w:r w:rsidRPr="005E1AF3">
        <w:rPr>
          <w:lang w:val="en-US"/>
        </w:rPr>
        <w:t xml:space="preserve"> </w:t>
      </w:r>
      <w:del w:id="278" w:author="Deepikaa Menon" w:date="2020-08-25T17:48:00Z">
        <w:r w:rsidRPr="005E1AF3" w:rsidDel="009B02F7">
          <w:rPr>
            <w:lang w:val="en-US"/>
          </w:rPr>
          <w:delText xml:space="preserve">see </w:delText>
        </w:r>
      </w:del>
      <w:ins w:id="279"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280" w:author="Deepikaa Menon" w:date="2020-08-25T17:48:00Z">
        <w:r w:rsidR="009B02F7">
          <w:rPr>
            <w:lang w:val="en-US"/>
          </w:rPr>
          <w:t xml:space="preserve"> </w:t>
        </w:r>
      </w:ins>
      <w:del w:id="281" w:author="Deepikaa Menon" w:date="2020-08-25T17:48:00Z">
        <w:r w:rsidRPr="005E1AF3" w:rsidDel="009B02F7">
          <w:rPr>
            <w:lang w:val="en-US"/>
          </w:rPr>
          <w:delText xml:space="preserve"> localisation </w:delText>
        </w:r>
      </w:del>
      <w:r w:rsidRPr="005E1AF3">
        <w:rPr>
          <w:lang w:val="en-US"/>
        </w:rPr>
        <w:t>at endocytic sites</w:t>
      </w:r>
      <w:ins w:id="282"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283"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84"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85" w:author="Deepikaa Menon" w:date="2020-08-21T18:52:00Z">
        <w:r w:rsidR="00B05CB5">
          <w:rPr>
            <w:lang w:val="en-US"/>
          </w:rPr>
          <w:t>.</w:t>
        </w:r>
      </w:ins>
    </w:p>
    <w:p w14:paraId="2E1CD69B" w14:textId="51EB85F9" w:rsidR="005E1AF3" w:rsidRPr="00B62146" w:rsidRDefault="00B05CB5" w:rsidP="005E1AF3">
      <w:pPr>
        <w:rPr>
          <w:strike/>
          <w:lang w:val="en-US"/>
        </w:rPr>
      </w:pPr>
      <w:ins w:id="286" w:author="Deepikaa Menon" w:date="2020-08-21T18:52:00Z">
        <w:r w:rsidRPr="00B62146">
          <w:rPr>
            <w:strike/>
            <w:lang w:val="en-US"/>
          </w:rPr>
          <w:t>(</w:t>
        </w:r>
      </w:ins>
      <w:commentRangeStart w:id="287"/>
      <w:commentRangeStart w:id="288"/>
      <w:r w:rsidR="005E1AF3" w:rsidRPr="00B62146">
        <w:rPr>
          <w:strike/>
          <w:lang w:val="en-US"/>
        </w:rPr>
        <w:t xml:space="preserve"> it may be recruited in small numbers below our detection limit</w:t>
      </w:r>
      <w:commentRangeEnd w:id="287"/>
      <w:r w:rsidR="008A5A0F" w:rsidRPr="00B62146">
        <w:rPr>
          <w:rStyle w:val="CommentReference"/>
          <w:strike/>
        </w:rPr>
        <w:commentReference w:id="287"/>
      </w:r>
      <w:commentRangeEnd w:id="288"/>
      <w:r w:rsidRPr="00B62146">
        <w:rPr>
          <w:rStyle w:val="CommentReference"/>
          <w:strike/>
        </w:rPr>
        <w:commentReference w:id="288"/>
      </w:r>
      <w:r w:rsidR="005E1AF3" w:rsidRPr="00B62146">
        <w:rPr>
          <w:strike/>
          <w:lang w:val="en-US"/>
        </w:rPr>
        <w:t xml:space="preserve">. </w:t>
      </w:r>
      <w:ins w:id="289"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4DAF8415" w14:textId="5D566C1D"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290"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 xml:space="preserve">{inp52$\Delta$} cells were </w:t>
      </w:r>
      <w:ins w:id="291" w:author="Deepikaa Menon" w:date="2020-08-25T17:58:00Z">
        <w:r w:rsidR="002C1F78">
          <w:rPr>
            <w:lang w:val="en-US"/>
          </w:rPr>
          <w:t xml:space="preserve">then </w:t>
        </w:r>
      </w:ins>
      <w:r w:rsidRPr="005E1AF3">
        <w:rPr>
          <w:lang w:val="en-US"/>
        </w:rPr>
        <w:t>compared against the WT</w:t>
      </w:r>
      <w:ins w:id="292" w:author="Deepikaa Menon" w:date="2020-08-25T17:48:00Z">
        <w:r w:rsidR="005B667B">
          <w:rPr>
            <w:lang w:val="en-US"/>
          </w:rPr>
          <w:t xml:space="preserve"> (Fig2 </w:t>
        </w:r>
      </w:ins>
      <w:ins w:id="293" w:author="Deepikaa Menon" w:date="2020-08-25T17:59:00Z">
        <w:r w:rsidR="005E33F5">
          <w:rPr>
            <w:lang w:val="en-US"/>
          </w:rPr>
          <w:t>d</w:t>
        </w:r>
      </w:ins>
      <w:ins w:id="294" w:author="Deepikaa Menon" w:date="2020-08-25T17:48:00Z">
        <w:r w:rsidR="005B667B">
          <w:rPr>
            <w:lang w:val="en-US"/>
          </w:rPr>
          <w:t xml:space="preserve">, </w:t>
        </w:r>
      </w:ins>
      <w:ins w:id="295" w:author="Deepikaa Menon" w:date="2020-08-25T17:59:00Z">
        <w:r w:rsidR="005E33F5">
          <w:rPr>
            <w:lang w:val="en-US"/>
          </w:rPr>
          <w:t>e</w:t>
        </w:r>
      </w:ins>
      <w:ins w:id="296" w:author="Deepikaa Menon" w:date="2020-08-25T17:48:00Z">
        <w:r w:rsidR="005B667B">
          <w:rPr>
            <w:lang w:val="en-US"/>
          </w:rPr>
          <w:t>)</w:t>
        </w:r>
      </w:ins>
      <w:r w:rsidRPr="005E1AF3">
        <w:rPr>
          <w:lang w:val="en-US"/>
        </w:rPr>
        <w:t xml:space="preserve">. </w:t>
      </w:r>
      <w:del w:id="297" w:author="Microsoft Office User" w:date="2020-09-08T02:10:00Z">
        <w:r w:rsidRPr="005E1AF3" w:rsidDel="00EA7C5F">
          <w:rPr>
            <w:lang w:val="en-US"/>
          </w:rPr>
          <w:delText>Membrane retraction event</w:delText>
        </w:r>
      </w:del>
      <w:ins w:id="298" w:author="Microsoft Office User" w:date="2020-09-08T02:10:00Z">
        <w:r w:rsidR="00EA7C5F">
          <w:rPr>
            <w:lang w:val="en-US"/>
          </w:rPr>
          <w:t xml:space="preserve">Scission efficiency </w:t>
        </w:r>
      </w:ins>
      <w:del w:id="299" w:author="Microsoft Office User" w:date="2020-09-08T02:10:00Z">
        <w:r w:rsidRPr="005E1AF3" w:rsidDel="00EA7C5F">
          <w:rPr>
            <w:lang w:val="en-US"/>
          </w:rPr>
          <w:delText xml:space="preserve">s </w:delText>
        </w:r>
      </w:del>
      <w:r w:rsidRPr="005E1AF3">
        <w:rPr>
          <w:lang w:val="en-US"/>
        </w:rPr>
        <w:t>do</w:t>
      </w:r>
      <w:ins w:id="300" w:author="Microsoft Office User" w:date="2020-09-08T02:10:00Z">
        <w:r w:rsidR="00EA7C5F">
          <w:rPr>
            <w:lang w:val="en-US"/>
          </w:rPr>
          <w:t>es</w:t>
        </w:r>
      </w:ins>
      <w:r w:rsidRPr="005E1AF3">
        <w:rPr>
          <w:lang w:val="en-US"/>
        </w:rPr>
        <w:t xml:space="preserve"> not significantly </w:t>
      </w:r>
      <w:ins w:id="301" w:author="Microsoft Office User" w:date="2020-09-08T02:10:00Z">
        <w:r w:rsidR="00EA7C5F">
          <w:rPr>
            <w:lang w:val="en-US"/>
          </w:rPr>
          <w:t>de</w:t>
        </w:r>
      </w:ins>
      <w:del w:id="302" w:author="Microsoft Office User" w:date="2020-09-08T02:10:00Z">
        <w:r w:rsidRPr="005E1AF3" w:rsidDel="00EA7C5F">
          <w:rPr>
            <w:lang w:val="en-US"/>
          </w:rPr>
          <w:delText>in</w:delText>
        </w:r>
      </w:del>
      <w:r w:rsidRPr="005E1AF3">
        <w:rPr>
          <w:lang w:val="en-US"/>
        </w:rPr>
        <w:t>crease in either compared to the WT (Fig2c). Magnitude and speed of Sla1 and Rvs167 centroid movement in \</w:t>
      </w:r>
      <w:proofErr w:type="spellStart"/>
      <w:r w:rsidRPr="005E1AF3">
        <w:rPr>
          <w:lang w:val="en-US"/>
        </w:rPr>
        <w:t>textit</w:t>
      </w:r>
      <w:proofErr w:type="spellEnd"/>
      <w:r w:rsidRPr="005E1AF3">
        <w:rPr>
          <w:lang w:val="en-US"/>
        </w:rPr>
        <w:t>{inp51$\Delta$} is the same as the WT (Fig2.d, e)</w:t>
      </w:r>
      <w:ins w:id="303" w:author="Deepikaa Menon" w:date="2020-08-25T18:01:00Z">
        <w:r w:rsidR="001224E2">
          <w:rPr>
            <w:lang w:val="en-US"/>
          </w:rPr>
          <w:t>, while Rvs167 assemb</w:t>
        </w:r>
      </w:ins>
      <w:ins w:id="304" w:author="Deepikaa Menon" w:date="2020-08-25T18:02:00Z">
        <w:r w:rsidR="001224E2">
          <w:rPr>
            <w:lang w:val="en-US"/>
          </w:rPr>
          <w:t>ly has a slight delay (Fig2 supplement)</w:t>
        </w:r>
      </w:ins>
      <w:r w:rsidRPr="005E1AF3">
        <w:rPr>
          <w:lang w:val="en-US"/>
        </w:rPr>
        <w:t>. In \</w:t>
      </w:r>
      <w:proofErr w:type="spellStart"/>
      <w:r w:rsidRPr="005E1AF3">
        <w:rPr>
          <w:lang w:val="en-US"/>
        </w:rPr>
        <w:t>textit</w:t>
      </w:r>
      <w:proofErr w:type="spellEnd"/>
      <w:r w:rsidRPr="005E1AF3">
        <w:rPr>
          <w:lang w:val="en-US"/>
        </w:rPr>
        <w:t>{inp52$\Delta$} cells, Sla1 movement also has the magnitude and speed as WT, but Sla1-eGFP signal is persistent after membrane scission (Fig.2d, arrow). Similarly, although Rvs167 inward movement looks similar to WT in \</w:t>
      </w:r>
      <w:proofErr w:type="spellStart"/>
      <w:r w:rsidRPr="005E1AF3">
        <w:rPr>
          <w:lang w:val="en-US"/>
        </w:rPr>
        <w:t>textit</w:t>
      </w:r>
      <w:proofErr w:type="spellEnd"/>
      <w:r w:rsidRPr="005E1AF3">
        <w:rPr>
          <w:lang w:val="en-US"/>
        </w:rPr>
        <w:t>{inp52$\Delta$} (Fig2e), Rvs167-eGFP signal is persistent after inward movement (Fig2e arrow), and Rvs167 and Sla1 disassembly has a delay (Fig2 suppleme</w:t>
      </w:r>
      <w:ins w:id="305" w:author="Deepikaa Menon" w:date="2020-08-25T17:59:00Z">
        <w:r w:rsidR="00977B5F">
          <w:rPr>
            <w:lang w:val="en-US"/>
          </w:rPr>
          <w:t>nt). This data are consistent</w:t>
        </w:r>
      </w:ins>
      <w:ins w:id="306" w:author="Deepikaa Menon" w:date="2020-08-25T18:00:00Z">
        <w:r w:rsidR="00977B5F">
          <w:rPr>
            <w:lang w:val="en-US"/>
          </w:rPr>
          <w:t xml:space="preserve"> with </w:t>
        </w:r>
        <w:proofErr w:type="spellStart"/>
        <w:r w:rsidR="00977B5F">
          <w:rPr>
            <w:lang w:val="en-US"/>
          </w:rPr>
          <w:t>synaptojanin</w:t>
        </w:r>
        <w:proofErr w:type="spellEnd"/>
        <w:r w:rsidR="00977B5F">
          <w:rPr>
            <w:lang w:val="en-US"/>
          </w:rPr>
          <w:t xml:space="preserve"> involvement in</w:t>
        </w:r>
        <w:r w:rsidR="00C7321A">
          <w:rPr>
            <w:lang w:val="en-US"/>
          </w:rPr>
          <w:t xml:space="preserve"> ass</w:t>
        </w:r>
      </w:ins>
      <w:ins w:id="307" w:author="Deepikaa Menon" w:date="2020-08-25T18:01:00Z">
        <w:r w:rsidR="00C7321A">
          <w:rPr>
            <w:lang w:val="en-US"/>
          </w:rPr>
          <w:t>embly and</w:t>
        </w:r>
      </w:ins>
      <w:ins w:id="308" w:author="Deepikaa Menon" w:date="2020-08-25T18:00:00Z">
        <w:r w:rsidR="00977B5F">
          <w:rPr>
            <w:lang w:val="en-US"/>
          </w:rPr>
          <w:t xml:space="preserve"> disassembly of coat and scission proteins rather than in membrane scission. </w:t>
        </w:r>
      </w:ins>
    </w:p>
    <w:p w14:paraId="0446F282" w14:textId="30D2085F" w:rsidR="00872B41" w:rsidRDefault="00872B41" w:rsidP="005E1AF3">
      <w:pPr>
        <w:rPr>
          <w:ins w:id="309" w:author="Deepikaa Menon" w:date="2020-09-10T19:21:00Z"/>
          <w:rFonts w:ascii="MS Gothic" w:eastAsia="MS Gothic" w:hAnsi="MS Gothic" w:cs="MS Gothic"/>
          <w:lang w:val="en-US"/>
        </w:rPr>
      </w:pPr>
    </w:p>
    <w:p w14:paraId="5C399F84" w14:textId="3F51A330" w:rsidR="001A1DCE" w:rsidRDefault="00872B41" w:rsidP="005E1AF3">
      <w:pPr>
        <w:rPr>
          <w:ins w:id="310" w:author="Deepikaa Menon" w:date="2020-09-14T13:28:00Z"/>
          <w:lang w:val="en-US"/>
        </w:rPr>
      </w:pPr>
      <w:ins w:id="311" w:author="Deepikaa Menon" w:date="2020-09-10T19:21:00Z">
        <w:r>
          <w:rPr>
            <w:lang w:val="en-US"/>
          </w:rPr>
          <w:t>Fig2 supplement</w:t>
        </w:r>
        <w:r>
          <w:rPr>
            <w:lang w:val="en-US"/>
          </w:rPr>
          <w:t>1</w:t>
        </w:r>
      </w:ins>
      <w:ins w:id="312" w:author="Deepikaa Menon" w:date="2020-09-14T13:24:00Z">
        <w:r w:rsidR="001A1DCE">
          <w:rPr>
            <w:lang w:val="en-US"/>
          </w:rPr>
          <w:t>,2</w:t>
        </w:r>
      </w:ins>
    </w:p>
    <w:p w14:paraId="39EE3551" w14:textId="558ECBE9" w:rsidR="00FD709A" w:rsidRDefault="00FD709A" w:rsidP="005E1AF3">
      <w:pPr>
        <w:rPr>
          <w:ins w:id="313" w:author="Deepikaa Menon" w:date="2020-09-14T13:28:00Z"/>
          <w:lang w:val="en-US"/>
        </w:rPr>
      </w:pPr>
    </w:p>
    <w:p w14:paraId="623187D1" w14:textId="760F1FCB" w:rsidR="00FD709A" w:rsidRDefault="009221A3" w:rsidP="002767A0">
      <w:pPr>
        <w:jc w:val="center"/>
        <w:rPr>
          <w:ins w:id="314" w:author="Deepikaa Menon" w:date="2020-09-14T13:28:00Z"/>
          <w:lang w:val="en-US"/>
        </w:rPr>
        <w:pPrChange w:id="315" w:author="Deepikaa Menon" w:date="2020-09-15T18:09:00Z">
          <w:pPr/>
        </w:pPrChange>
      </w:pPr>
      <w:ins w:id="316" w:author="Deepikaa Menon" w:date="2020-09-14T13:45:00Z">
        <w:r>
          <w:rPr>
            <w:noProof/>
            <w:lang w:val="en-US"/>
          </w:rPr>
          <w:lastRenderedPageBreak/>
          <w:drawing>
            <wp:inline distT="0" distB="0" distL="0" distR="0" wp14:anchorId="3D43AF53" wp14:editId="715CC87F">
              <wp:extent cx="4669655" cy="1977882"/>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pplement.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5255" cy="1984490"/>
                      </a:xfrm>
                      <a:prstGeom prst="rect">
                        <a:avLst/>
                      </a:prstGeom>
                    </pic:spPr>
                  </pic:pic>
                </a:graphicData>
              </a:graphic>
            </wp:inline>
          </w:drawing>
        </w:r>
      </w:ins>
    </w:p>
    <w:p w14:paraId="707571B4" w14:textId="77777777" w:rsidR="00FD709A" w:rsidRDefault="00FD709A" w:rsidP="005E1AF3">
      <w:pPr>
        <w:rPr>
          <w:ins w:id="317" w:author="Deepikaa Menon" w:date="2020-09-14T13:24:00Z"/>
          <w:lang w:val="en-US"/>
        </w:rPr>
      </w:pPr>
    </w:p>
    <w:p w14:paraId="62A39062" w14:textId="189629EB" w:rsidR="001A1DCE" w:rsidRDefault="001A1DCE" w:rsidP="005E1AF3">
      <w:pPr>
        <w:rPr>
          <w:ins w:id="318" w:author="Deepikaa Menon" w:date="2020-09-14T13:24:00Z"/>
          <w:lang w:val="en-US"/>
        </w:rPr>
      </w:pPr>
    </w:p>
    <w:p w14:paraId="2EEE4D30" w14:textId="77777777" w:rsidR="001A1DCE" w:rsidRDefault="001A1DCE" w:rsidP="005E1AF3">
      <w:pPr>
        <w:rPr>
          <w:ins w:id="319" w:author="Deepikaa Menon" w:date="2020-09-14T13:24:00Z"/>
          <w:lang w:val="en-US"/>
        </w:rPr>
      </w:pPr>
    </w:p>
    <w:p w14:paraId="255F7031" w14:textId="77777777" w:rsidR="001A1DCE" w:rsidRDefault="001A1DCE" w:rsidP="005E1AF3">
      <w:pPr>
        <w:rPr>
          <w:ins w:id="320" w:author="Deepikaa Menon" w:date="2020-09-14T13:24:00Z"/>
          <w:lang w:val="en-US"/>
        </w:rPr>
      </w:pPr>
    </w:p>
    <w:p w14:paraId="4BED7E71" w14:textId="77777777" w:rsidR="001A1DCE" w:rsidRDefault="001A1DCE" w:rsidP="005E1AF3">
      <w:pPr>
        <w:rPr>
          <w:ins w:id="321" w:author="Deepikaa Menon" w:date="2020-09-14T13:24:00Z"/>
          <w:lang w:val="en-US"/>
        </w:rPr>
      </w:pPr>
    </w:p>
    <w:p w14:paraId="62DBC02F" w14:textId="0C136262" w:rsidR="005E1AF3" w:rsidRDefault="001A1DCE" w:rsidP="005E1AF3">
      <w:pPr>
        <w:rPr>
          <w:ins w:id="322" w:author="Deepikaa Menon" w:date="2020-09-16T18:38:00Z"/>
          <w:lang w:val="en-US"/>
        </w:rPr>
      </w:pPr>
      <w:ins w:id="323" w:author="Deepikaa Menon" w:date="2020-09-14T13:24:00Z">
        <w:r>
          <w:rPr>
            <w:lang w:val="en-US"/>
          </w:rPr>
          <w:softHyphen/>
        </w:r>
      </w:ins>
    </w:p>
    <w:p w14:paraId="5EB20FA8" w14:textId="700F99DD" w:rsidR="00F374BB" w:rsidRDefault="00F374BB" w:rsidP="005E1AF3">
      <w:pPr>
        <w:rPr>
          <w:ins w:id="324" w:author="Deepikaa Menon" w:date="2020-09-16T18:38:00Z"/>
          <w:lang w:val="en-US"/>
        </w:rPr>
      </w:pPr>
    </w:p>
    <w:p w14:paraId="218E9A77" w14:textId="76C87F59" w:rsidR="00F374BB" w:rsidRDefault="00F374BB" w:rsidP="005E1AF3">
      <w:pPr>
        <w:rPr>
          <w:ins w:id="325" w:author="Deepikaa Menon" w:date="2020-09-16T18:38:00Z"/>
          <w:lang w:val="en-US"/>
        </w:rPr>
      </w:pPr>
    </w:p>
    <w:p w14:paraId="04CA7B69" w14:textId="66ED2B35" w:rsidR="00F374BB" w:rsidRDefault="00F374BB" w:rsidP="005E1AF3">
      <w:pPr>
        <w:rPr>
          <w:ins w:id="326" w:author="Deepikaa Menon" w:date="2020-09-16T18:38:00Z"/>
          <w:lang w:val="en-US"/>
        </w:rPr>
      </w:pPr>
    </w:p>
    <w:p w14:paraId="339F75B5" w14:textId="07737859" w:rsidR="00F374BB" w:rsidRDefault="00F374BB" w:rsidP="005E1AF3">
      <w:pPr>
        <w:rPr>
          <w:ins w:id="327" w:author="Deepikaa Menon" w:date="2020-09-16T18:38:00Z"/>
          <w:lang w:val="en-US"/>
        </w:rPr>
      </w:pPr>
    </w:p>
    <w:p w14:paraId="73DCAEC4" w14:textId="77777777" w:rsidR="00F374BB" w:rsidRDefault="00F374BB" w:rsidP="005E1AF3">
      <w:pPr>
        <w:rPr>
          <w:rFonts w:ascii="MS Gothic" w:eastAsia="MS Gothic" w:hAnsi="MS Gothic" w:cs="MS Gothic"/>
          <w:lang w:val="en-US"/>
        </w:rPr>
      </w:pPr>
    </w:p>
    <w:p w14:paraId="2368BE3E" w14:textId="0E4704CE" w:rsidR="005E1AF3" w:rsidRDefault="005E1AF3" w:rsidP="00876A11">
      <w:pPr>
        <w:jc w:val="center"/>
        <w:rPr>
          <w:rFonts w:ascii="MS Gothic" w:eastAsia="MS Gothic" w:hAnsi="MS Gothic" w:cs="MS Gothic"/>
          <w:lang w:val="en-US"/>
        </w:rPr>
      </w:pPr>
    </w:p>
    <w:p w14:paraId="04570AF9" w14:textId="77777777" w:rsidR="005E1AF3" w:rsidDel="00F3566F" w:rsidRDefault="005E1AF3" w:rsidP="005E1AF3">
      <w:pPr>
        <w:rPr>
          <w:del w:id="328" w:author="Deepikaa Menon" w:date="2020-09-15T18:12:00Z"/>
          <w:rFonts w:ascii="MS Gothic" w:eastAsia="MS Gothic" w:hAnsi="MS Gothic" w:cs="MS Gothic"/>
          <w:lang w:val="en-US"/>
        </w:rPr>
      </w:pPr>
    </w:p>
    <w:p w14:paraId="1A4C99A6" w14:textId="201CC418" w:rsidR="005E1AF3" w:rsidDel="00F3566F" w:rsidRDefault="005E1AF3" w:rsidP="005E1AF3">
      <w:pPr>
        <w:rPr>
          <w:del w:id="329" w:author="Deepikaa Menon" w:date="2020-09-15T18:12:00Z"/>
          <w:rFonts w:ascii="MS Gothic" w:eastAsia="MS Gothic" w:hAnsi="MS Gothic" w:cs="MS Gothic"/>
          <w:lang w:val="en-US"/>
        </w:rPr>
      </w:pPr>
    </w:p>
    <w:p w14:paraId="29D490E4" w14:textId="0A9B87EA" w:rsidR="005E1AF3" w:rsidDel="00F3566F" w:rsidRDefault="005E1AF3" w:rsidP="005E1AF3">
      <w:pPr>
        <w:rPr>
          <w:del w:id="330" w:author="Deepikaa Menon" w:date="2020-09-15T18:12:00Z"/>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3C0532CB" w:rsidR="005E1AF3" w:rsidRPr="005E1AF3" w:rsidRDefault="005E1AF3" w:rsidP="005E1AF3">
      <w:pPr>
        <w:rPr>
          <w:lang w:val="en-US"/>
        </w:rPr>
      </w:pPr>
      <w:r w:rsidRPr="005E1AF3">
        <w:rPr>
          <w:lang w:val="en-US"/>
        </w:rPr>
        <w:t xml:space="preserve">﻿So far Rvs167 remains the protein that has a major influence on scission </w:t>
      </w:r>
      <w:ins w:id="331" w:author="Deepikaa Menon" w:date="2020-08-25T18:06:00Z">
        <w:r w:rsidR="00592F79">
          <w:rPr>
            <w:lang w:val="en-US"/>
          </w:rPr>
          <w:t xml:space="preserve">efficiency </w:t>
        </w:r>
      </w:ins>
      <w:r w:rsidRPr="005E1AF3">
        <w:rPr>
          <w:lang w:val="en-US"/>
        </w:rPr>
        <w:t>and mo</w:t>
      </w:r>
      <w:ins w:id="332" w:author="Deepikaa Menon" w:date="2020-08-26T18:06:00Z">
        <w:r w:rsidR="00FF4D28">
          <w:rPr>
            <w:lang w:val="en-US"/>
          </w:rPr>
          <w:t>ve</w:t>
        </w:r>
      </w:ins>
      <w:r w:rsidRPr="005E1AF3">
        <w:rPr>
          <w:lang w:val="en-US"/>
        </w:rPr>
        <w:t xml:space="preserve">ment of Sla1. </w:t>
      </w:r>
      <w:proofErr w:type="spellStart"/>
      <w:ins w:id="333"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334"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335" w:author="Deepikaa Menon" w:date="2020-08-26T18:41:00Z">
        <w:r w:rsidR="00DA426F">
          <w:rPr>
            <w:lang w:val="en-US"/>
          </w:rPr>
          <w:t xml:space="preserve">in vivo </w:t>
        </w:r>
      </w:ins>
      <w:ins w:id="336" w:author="Deepikaa Menon" w:date="2020-08-26T13:35:00Z">
        <w:r w:rsidR="0033194A" w:rsidRPr="005E1AF3">
          <w:rPr>
            <w:lang w:val="en-US"/>
          </w:rPr>
          <w:t>has not so far been tested.</w:t>
        </w:r>
        <w:commentRangeStart w:id="337"/>
        <w:r w:rsidR="0033194A" w:rsidRPr="005E1AF3">
          <w:rPr>
            <w:lang w:val="en-US"/>
          </w:rPr>
          <w:t xml:space="preserve"> </w:t>
        </w:r>
        <w:commentRangeEnd w:id="337"/>
        <w:r w:rsidR="0033194A">
          <w:rPr>
            <w:rStyle w:val="CommentReference"/>
          </w:rPr>
          <w:commentReference w:id="337"/>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338" w:author="Deepikaa Menon" w:date="2020-08-26T18:41:00Z">
        <w:r w:rsidR="00A70FF3">
          <w:rPr>
            <w:lang w:val="en-US"/>
          </w:rPr>
          <w:t>,</w:t>
        </w:r>
      </w:ins>
      <w:ins w:id="339" w:author="Deepikaa Menon" w:date="2020-08-26T13:36:00Z">
        <w:r w:rsidR="0033194A">
          <w:rPr>
            <w:lang w:val="en-US"/>
          </w:rPr>
          <w:t xml:space="preserve"> and BAR-membrane interaction was </w:t>
        </w:r>
      </w:ins>
      <w:r w:rsidRPr="005E1AF3">
        <w:rPr>
          <w:lang w:val="en-US"/>
        </w:rPr>
        <w:t>thus investigated further</w:t>
      </w:r>
      <w:ins w:id="340" w:author="Deepikaa Menon" w:date="2020-08-26T13:35:00Z">
        <w:r w:rsidR="0033194A">
          <w:rPr>
            <w:lang w:val="en-US"/>
          </w:rPr>
          <w:t xml:space="preserve">. </w:t>
        </w:r>
      </w:ins>
      <w:ins w:id="341" w:author="Deepikaa Menon" w:date="2020-08-26T18:42:00Z">
        <w:r w:rsidR="00C6386D">
          <w:rPr>
            <w:lang w:val="en-US"/>
          </w:rPr>
          <w:t xml:space="preserve">The SH3 domain has known interactions with </w:t>
        </w:r>
      </w:ins>
      <w:ins w:id="342" w:author="Deepikaa Menon" w:date="2020-08-28T12:38:00Z">
        <w:r w:rsidR="005C7D2C">
          <w:rPr>
            <w:lang w:val="en-US"/>
          </w:rPr>
          <w:t>protein</w:t>
        </w:r>
      </w:ins>
      <w:ins w:id="343" w:author="Deepikaa Menon" w:date="2020-08-28T12:39:00Z">
        <w:r w:rsidR="005C7D2C">
          <w:rPr>
            <w:lang w:val="en-US"/>
          </w:rPr>
          <w:t>s</w:t>
        </w:r>
      </w:ins>
      <w:ins w:id="344" w:author="Deepikaa Menon" w:date="2020-08-28T12:38:00Z">
        <w:r w:rsidR="005C7D2C">
          <w:rPr>
            <w:lang w:val="en-US"/>
          </w:rPr>
          <w:t xml:space="preserve"> within </w:t>
        </w:r>
      </w:ins>
      <w:ins w:id="345" w:author="Deepikaa Menon" w:date="2020-08-26T18:42:00Z">
        <w:r w:rsidR="00C6386D">
          <w:rPr>
            <w:lang w:val="en-US"/>
          </w:rPr>
          <w:t xml:space="preserve">actin network. </w:t>
        </w:r>
      </w:ins>
      <w:ins w:id="346" w:author="Deepikaa Menon" w:date="2020-08-26T18:43:00Z">
        <w:r w:rsidR="00C6386D">
          <w:rPr>
            <w:lang w:val="en-US"/>
          </w:rPr>
          <w:t>W</w:t>
        </w:r>
      </w:ins>
      <w:ins w:id="347" w:author="Deepikaa Menon" w:date="2020-08-26T18:42:00Z">
        <w:r w:rsidR="00C6386D">
          <w:rPr>
            <w:lang w:val="en-US"/>
          </w:rPr>
          <w:t>e</w:t>
        </w:r>
      </w:ins>
      <w:ins w:id="348" w:author="Deepikaa Menon" w:date="2020-08-26T18:43:00Z">
        <w:r w:rsidR="00C6386D">
          <w:rPr>
            <w:lang w:val="en-US"/>
          </w:rPr>
          <w:t xml:space="preserve"> removed</w:t>
        </w:r>
      </w:ins>
      <w:ins w:id="349" w:author="Deepikaa Menon" w:date="2020-08-26T18:42:00Z">
        <w:r w:rsidR="00C6386D">
          <w:rPr>
            <w:lang w:val="en-US"/>
          </w:rPr>
          <w:t xml:space="preserve"> the contribution of the SH3 </w:t>
        </w:r>
      </w:ins>
      <w:del w:id="350" w:author="Deepikaa Menon" w:date="2020-08-26T13:35:00Z">
        <w:r w:rsidRPr="005E1AF3" w:rsidDel="0033194A">
          <w:rPr>
            <w:lang w:val="en-US"/>
          </w:rPr>
          <w:delText xml:space="preserve">. Rvs </w:delText>
        </w:r>
      </w:del>
      <w:del w:id="351" w:author="Deepikaa Menon" w:date="2020-08-26T13:27:00Z">
        <w:r w:rsidRPr="005E1AF3" w:rsidDel="001844E3">
          <w:rPr>
            <w:lang w:val="en-US"/>
          </w:rPr>
          <w:delText xml:space="preserve"> has been indicated by work</w:delText>
        </w:r>
      </w:del>
      <w:del w:id="352" w:author="Deepikaa Menon" w:date="2020-08-26T13:26:00Z">
        <w:r w:rsidRPr="005E1AF3" w:rsidDel="001844E3">
          <w:rPr>
            <w:lang w:val="en-US"/>
          </w:rPr>
          <w:delText xml:space="preserve"> </w:delText>
        </w:r>
      </w:del>
      <w:del w:id="353" w:author="Deepikaa Menon" w:date="2020-08-25T18:09:00Z">
        <w:r w:rsidRPr="005E1AF3" w:rsidDel="00462D65">
          <w:rPr>
            <w:lang w:val="en-US"/>
          </w:rPr>
          <w:delText>on other BAR domain proteins</w:delText>
        </w:r>
        <w:commentRangeStart w:id="354"/>
        <w:commentRangeEnd w:id="354"/>
        <w:r w:rsidR="00B34347" w:rsidDel="00462D65">
          <w:rPr>
            <w:rStyle w:val="CommentReference"/>
          </w:rPr>
          <w:commentReference w:id="354"/>
        </w:r>
        <w:r w:rsidRPr="005E1AF3" w:rsidDel="00462D65">
          <w:rPr>
            <w:lang w:val="en-US"/>
          </w:rPr>
          <w:delText xml:space="preserve"> </w:delText>
        </w:r>
      </w:del>
      <w:del w:id="355" w:author="Deepikaa Menon" w:date="2020-08-26T13:26:00Z">
        <w:r w:rsidRPr="005E1AF3" w:rsidDel="001844E3">
          <w:rPr>
            <w:lang w:val="en-US"/>
          </w:rPr>
          <w:delText>(ref BAR),</w:delText>
        </w:r>
      </w:del>
      <w:del w:id="356" w:author="Deepikaa Menon" w:date="2020-08-26T13:27:00Z">
        <w:r w:rsidRPr="005E1AF3" w:rsidDel="001844E3">
          <w:rPr>
            <w:lang w:val="en-US"/>
          </w:rPr>
          <w:delText xml:space="preserve"> but </w:delText>
        </w:r>
      </w:del>
      <w:del w:id="357" w:author="Deepikaa Menon" w:date="2020-08-26T13:35:00Z">
        <w:r w:rsidRPr="005E1AF3" w:rsidDel="0033194A">
          <w:rPr>
            <w:lang w:val="en-US"/>
          </w:rPr>
          <w:delText>has not so far been tested.</w:delText>
        </w:r>
        <w:commentRangeStart w:id="358"/>
        <w:r w:rsidRPr="005E1AF3" w:rsidDel="0033194A">
          <w:rPr>
            <w:lang w:val="en-US"/>
          </w:rPr>
          <w:delText xml:space="preserve"> </w:delText>
        </w:r>
        <w:commentRangeEnd w:id="358"/>
        <w:r w:rsidR="0019302F" w:rsidDel="0033194A">
          <w:rPr>
            <w:rStyle w:val="CommentReference"/>
          </w:rPr>
          <w:commentReference w:id="358"/>
        </w:r>
      </w:del>
      <w:del w:id="359" w:author="Deepikaa Menon" w:date="2020-08-26T18:42:00Z">
        <w:r w:rsidRPr="005E1AF3" w:rsidDel="00C6386D">
          <w:rPr>
            <w:lang w:val="en-US"/>
          </w:rPr>
          <w:delText>In order to do so, w</w:delText>
        </w:r>
      </w:del>
      <w:ins w:id="360" w:author="Deepikaa Menon" w:date="2020-08-26T18:43:00Z">
        <w:r w:rsidR="00C6386D">
          <w:rPr>
            <w:lang w:val="en-US"/>
          </w:rPr>
          <w:t xml:space="preserve">by deleting the </w:t>
        </w:r>
      </w:ins>
      <w:r w:rsidRPr="005E1AF3">
        <w:rPr>
          <w:lang w:val="en-US"/>
        </w:rPr>
        <w:t xml:space="preserve">SH3 </w:t>
      </w:r>
      <w:ins w:id="361" w:author="Deepikaa Menon" w:date="2020-08-26T18:43:00Z">
        <w:r w:rsidR="00C6386D">
          <w:rPr>
            <w:lang w:val="en-US"/>
          </w:rPr>
          <w:t xml:space="preserve">domain </w:t>
        </w:r>
      </w:ins>
      <w:r w:rsidRPr="005E1AF3">
        <w:rPr>
          <w:lang w:val="en-US"/>
        </w:rPr>
        <w:t>(</w:t>
      </w:r>
      <w:ins w:id="362" w:author="Deepikaa Menon" w:date="2020-08-28T13:13:00Z">
        <w:r w:rsidR="00AE38C3">
          <w:rPr>
            <w:lang w:val="en-US"/>
          </w:rPr>
          <w:t xml:space="preserve">this construct is </w:t>
        </w:r>
      </w:ins>
      <w:r w:rsidRPr="005E1AF3">
        <w:rPr>
          <w:lang w:val="en-US"/>
        </w:rPr>
        <w:t>henceforth BAR-GPA, Fig3a) and observed the localization of the BAR</w:t>
      </w:r>
      <w:ins w:id="363" w:author="Deepikaa Menon" w:date="2020-08-26T18:43:00Z">
        <w:r w:rsidR="00C6386D">
          <w:rPr>
            <w:lang w:val="en-US"/>
          </w:rPr>
          <w:t>-GPA compared to</w:t>
        </w:r>
        <w:r w:rsidR="008668B9">
          <w:rPr>
            <w:lang w:val="en-US"/>
          </w:rPr>
          <w:t xml:space="preserve"> full-length Rvs167</w:t>
        </w:r>
      </w:ins>
      <w:r w:rsidRPr="005E1AF3">
        <w:rPr>
          <w:lang w:val="en-US"/>
        </w:rPr>
        <w:t xml:space="preserve">. </w:t>
      </w:r>
      <w:del w:id="364" w:author="Deepikaa Menon" w:date="2020-08-19T16:47:00Z">
        <w:r w:rsidRPr="005E1AF3" w:rsidDel="00BB2EFE">
          <w:rPr>
            <w:lang w:val="en-US"/>
          </w:rPr>
          <w:delText xml:space="preserve">The GPA region is a disordered domain that has no previously reported function (ref) and was retained to </w:delText>
        </w:r>
        <w:commentRangeStart w:id="365"/>
        <w:r w:rsidRPr="005E1AF3" w:rsidDel="00BB2EFE">
          <w:rPr>
            <w:lang w:val="en-US"/>
          </w:rPr>
          <w:delText>ensure proper folding and function of the BAR domain</w:delText>
        </w:r>
        <w:commentRangeEnd w:id="365"/>
        <w:r w:rsidR="00B8348E" w:rsidDel="00BB2EFE">
          <w:rPr>
            <w:rStyle w:val="CommentReference"/>
          </w:rPr>
          <w:commentReference w:id="365"/>
        </w:r>
        <w:r w:rsidRPr="005E1AF3" w:rsidDel="00BB2EFE">
          <w:rPr>
            <w:lang w:val="en-US"/>
          </w:rPr>
          <w:delText xml:space="preserve">. </w:delText>
        </w:r>
      </w:del>
      <w:r w:rsidRPr="005E1AF3">
        <w:rPr>
          <w:lang w:val="en-US"/>
        </w:rPr>
        <w:t>Endogenously tagged Rvs167-eGFP and BAR-GPA-</w:t>
      </w:r>
      <w:proofErr w:type="spellStart"/>
      <w:r w:rsidRPr="005E1AF3">
        <w:rPr>
          <w:lang w:val="en-US"/>
        </w:rPr>
        <w:t>eGFP</w:t>
      </w:r>
      <w:proofErr w:type="spellEnd"/>
      <w:r w:rsidRPr="005E1AF3">
        <w:rPr>
          <w:lang w:val="en-US"/>
        </w:rPr>
        <w:t xml:space="preserve"> </w:t>
      </w:r>
      <w:commentRangeStart w:id="366"/>
      <w:commentRangeStart w:id="367"/>
      <w:r w:rsidRPr="005E1AF3">
        <w:rPr>
          <w:lang w:val="en-US"/>
        </w:rPr>
        <w:t xml:space="preserve">colocalization with Abp1-mCherry </w:t>
      </w:r>
      <w:commentRangeEnd w:id="366"/>
      <w:r w:rsidR="00405262">
        <w:rPr>
          <w:rStyle w:val="CommentReference"/>
        </w:rPr>
        <w:commentReference w:id="366"/>
      </w:r>
      <w:commentRangeEnd w:id="367"/>
      <w:r w:rsidR="003D69BA">
        <w:rPr>
          <w:rStyle w:val="CommentReference"/>
        </w:rPr>
        <w:commentReference w:id="367"/>
      </w:r>
      <w:r w:rsidRPr="005E1AF3">
        <w:rPr>
          <w:lang w:val="en-US"/>
        </w:rPr>
        <w:t>in WT and \</w:t>
      </w:r>
      <w:proofErr w:type="spellStart"/>
      <w:r w:rsidRPr="005E1AF3">
        <w:rPr>
          <w:lang w:val="en-US"/>
        </w:rPr>
        <w:t>textit</w:t>
      </w:r>
      <w:proofErr w:type="spellEnd"/>
      <w:r w:rsidRPr="005E1AF3">
        <w:rPr>
          <w:lang w:val="en-US"/>
        </w:rPr>
        <w:t xml:space="preserve">{sla2$\Delta$} cells were compared (Fig3b). Sla2 acts as the molecular linker between forces exerted by the </w:t>
      </w:r>
      <w:proofErr w:type="spellStart"/>
      <w:r w:rsidRPr="005E1AF3">
        <w:rPr>
          <w:lang w:val="en-US"/>
        </w:rPr>
        <w:t>actin</w:t>
      </w:r>
      <w:proofErr w:type="spellEnd"/>
      <w:r w:rsidRPr="005E1AF3">
        <w:rPr>
          <w:lang w:val="en-US"/>
        </w:rPr>
        <w:t xml:space="preserve"> network and the plasma membrane</w:t>
      </w:r>
      <w:ins w:id="368" w:author="Deepikaa Menon" w:date="2020-08-28T13:14:00Z">
        <w:r w:rsidR="00967411">
          <w:rPr>
            <w:lang w:val="en-US"/>
          </w:rPr>
          <w:t xml:space="preserve"> </w:t>
        </w:r>
        <w:r w:rsidR="00967411">
          <w:rPr>
            <w:lang w:val="en-US"/>
          </w:rPr>
          <w:fldChar w:fldCharType="begin" w:fldLock="1"/>
        </w:r>
      </w:ins>
      <w:r w:rsidR="008C2E7B">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369" w:author="Deepikaa Menon" w:date="2020-08-28T13:14:00Z">
        <w:r w:rsidR="00967411">
          <w:rPr>
            <w:lang w:val="en-US"/>
          </w:rPr>
          <w:fldChar w:fldCharType="end"/>
        </w:r>
        <w:r w:rsidR="00967411">
          <w:rPr>
            <w:lang w:val="en-US"/>
          </w:rPr>
          <w:t>.</w:t>
        </w:r>
      </w:ins>
      <w:r w:rsidRPr="005E1AF3">
        <w:rPr>
          <w:lang w:val="en-US"/>
        </w:rPr>
        <w:t xml:space="preserve">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protein co-localizes with Abp1-mCherry, indicating that it is recruited to endocytic sites </w:t>
      </w:r>
      <w:ins w:id="370" w:author="Marko Kaksonen" w:date="2020-08-11T16:37:00Z">
        <w:r w:rsidR="000A54C8">
          <w:rPr>
            <w:lang w:val="en-US"/>
          </w:rPr>
          <w:t xml:space="preserve">independently of membrane curvature </w:t>
        </w:r>
      </w:ins>
      <w:r w:rsidRPr="005E1AF3">
        <w:rPr>
          <w:lang w:val="en-US"/>
        </w:rPr>
        <w:t>(Fig3b, “\</w:t>
      </w:r>
      <w:proofErr w:type="spellStart"/>
      <w:r w:rsidRPr="005E1AF3">
        <w:rPr>
          <w:lang w:val="en-US"/>
        </w:rPr>
        <w:t>textit</w:t>
      </w:r>
      <w:proofErr w:type="spellEnd"/>
      <w:r w:rsidRPr="005E1AF3">
        <w:rPr>
          <w:lang w:val="en-US"/>
        </w:rPr>
        <w:t xml:space="preserve">{sla2$\Delta$}”). BAR-GPA </w:t>
      </w:r>
      <w:ins w:id="371" w:author="Deepikaa Menon" w:date="2020-08-26T18:47:00Z">
        <w:r w:rsidR="00DB2B0A">
          <w:rPr>
            <w:lang w:val="en-US"/>
          </w:rPr>
          <w:t xml:space="preserve">does not localize </w:t>
        </w:r>
      </w:ins>
      <w:ins w:id="372" w:author="Deepikaa Menon" w:date="2020-08-26T18:48:00Z">
        <w:r w:rsidR="00DB2B0A">
          <w:rPr>
            <w:lang w:val="en-US"/>
          </w:rPr>
          <w:t>to the plasma membrane,</w:t>
        </w:r>
      </w:ins>
      <w:ins w:id="373" w:author="Deepikaa Menon" w:date="2020-08-26T18:47:00Z">
        <w:r w:rsidR="00DB2B0A">
          <w:rPr>
            <w:lang w:val="en-US"/>
          </w:rPr>
          <w:t xml:space="preserve"> </w:t>
        </w:r>
      </w:ins>
      <w:r w:rsidRPr="005E1AF3">
        <w:rPr>
          <w:lang w:val="en-US"/>
        </w:rPr>
        <w:t xml:space="preserve"> except for rare transient patches that do not co-localize with Abp1-mCherry</w:t>
      </w:r>
      <w:ins w:id="374" w:author="Deepikaa Menon" w:date="2020-08-28T13:15:00Z">
        <w:r w:rsidR="00ED2DC7">
          <w:rPr>
            <w:lang w:val="en-US"/>
          </w:rPr>
          <w:t>:</w:t>
        </w:r>
      </w:ins>
      <w:ins w:id="375" w:author="Deepikaa Menon" w:date="2020-08-28T14:27:00Z">
        <w:r w:rsidR="00196535">
          <w:rPr>
            <w:lang w:val="en-US"/>
          </w:rPr>
          <w:t xml:space="preserve"> BAR-GPA</w:t>
        </w:r>
      </w:ins>
      <w:ins w:id="376" w:author="Deepikaa Menon" w:date="2020-08-26T18:48:00Z">
        <w:r w:rsidR="00DB2B0A">
          <w:rPr>
            <w:lang w:val="en-US"/>
          </w:rPr>
          <w:t xml:space="preserve"> is not recruited to endocytic sites</w:t>
        </w:r>
      </w:ins>
      <w:ins w:id="377" w:author="Microsoft Office User" w:date="2020-09-08T02:15:00Z">
        <w:r w:rsidR="00F95674" w:rsidRPr="00893739">
          <w:rPr>
            <w:color w:val="FF0000"/>
            <w:lang w:val="en-US"/>
            <w:rPrChange w:id="378" w:author="Microsoft Office User" w:date="2020-09-08T02:15:00Z">
              <w:rPr>
                <w:lang w:val="en-US"/>
              </w:rPr>
            </w:rPrChange>
          </w:rPr>
          <w:t xml:space="preserve"> </w:t>
        </w:r>
        <w:r w:rsidR="00893739" w:rsidRPr="00893739">
          <w:rPr>
            <w:color w:val="FF0000"/>
            <w:lang w:val="en-US"/>
            <w:rPrChange w:id="379" w:author="Microsoft Office User" w:date="2020-09-08T02:15:00Z">
              <w:rPr>
                <w:lang w:val="en-US"/>
              </w:rPr>
            </w:rPrChange>
          </w:rPr>
          <w:t>in sla2del</w:t>
        </w:r>
      </w:ins>
      <w:ins w:id="380" w:author="Deepikaa Menon" w:date="2020-08-26T18:48:00Z">
        <w:r w:rsidR="00DB2B0A">
          <w:rPr>
            <w:lang w:val="en-US"/>
          </w:rPr>
          <w:t xml:space="preserve">. </w:t>
        </w:r>
      </w:ins>
    </w:p>
    <w:p w14:paraId="1A82A728" w14:textId="0C9FF360" w:rsidR="005E1AF3" w:rsidRPr="005E1AF3" w:rsidRDefault="00A15BDE" w:rsidP="005E1AF3">
      <w:pPr>
        <w:rPr>
          <w:lang w:val="en-US"/>
        </w:rPr>
      </w:pPr>
      <w:ins w:id="381"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0C9AE4F7" w:rsidR="005E1AF3" w:rsidRDefault="005E1AF3" w:rsidP="005E1AF3">
      <w:pPr>
        <w:rPr>
          <w:lang w:val="en-US"/>
        </w:rPr>
      </w:pPr>
      <w:del w:id="382" w:author="Deepikaa Menon" w:date="2020-08-28T13:17:00Z">
        <w:r w:rsidRPr="005E1AF3" w:rsidDel="00605579">
          <w:rPr>
            <w:lang w:val="en-US"/>
          </w:rPr>
          <w:delText xml:space="preserve">The SH3 domain has known genetic interactions with </w:delText>
        </w:r>
      </w:del>
      <w:commentRangeStart w:id="383"/>
      <w:del w:id="384" w:author="Deepikaa Menon" w:date="2020-08-26T18:48:00Z">
        <w:r w:rsidRPr="005E1AF3" w:rsidDel="00C12A6E">
          <w:rPr>
            <w:lang w:val="en-US"/>
          </w:rPr>
          <w:delText>actin-related</w:delText>
        </w:r>
        <w:commentRangeEnd w:id="383"/>
        <w:r w:rsidR="006D2F54" w:rsidDel="00C12A6E">
          <w:rPr>
            <w:rStyle w:val="CommentReference"/>
          </w:rPr>
          <w:commentReference w:id="383"/>
        </w:r>
      </w:del>
      <w:del w:id="385" w:author="Deepikaa Menon" w:date="2020-08-28T13:17:00Z">
        <w:r w:rsidRPr="005E1AF3" w:rsidDel="00605579">
          <w:rPr>
            <w:lang w:val="en-US"/>
          </w:rPr>
          <w:delText xml:space="preserve"> </w:delText>
        </w:r>
      </w:del>
      <w:r w:rsidRPr="005E1AF3">
        <w:rPr>
          <w:lang w:val="en-US"/>
        </w:rPr>
        <w:t>In order to test if</w:t>
      </w:r>
      <w:ins w:id="386" w:author="Deepikaa Menon" w:date="2020-08-28T13:17:00Z">
        <w:r w:rsidR="00605579">
          <w:rPr>
            <w:lang w:val="en-US"/>
          </w:rPr>
          <w:t xml:space="preserve"> genetic interactions of SH3</w:t>
        </w:r>
      </w:ins>
      <w:r w:rsidRPr="005E1AF3">
        <w:rPr>
          <w:lang w:val="en-US"/>
        </w:rPr>
        <w:t xml:space="preserve"> </w:t>
      </w:r>
      <w:ins w:id="387" w:author="Deepikaa Menon" w:date="2020-08-28T13:17:00Z">
        <w:r w:rsidR="006251AE">
          <w:rPr>
            <w:lang w:val="en-US"/>
          </w:rPr>
          <w:t xml:space="preserve">domains </w:t>
        </w:r>
      </w:ins>
      <w:r w:rsidRPr="005E1AF3">
        <w:rPr>
          <w:lang w:val="en-US"/>
        </w:rPr>
        <w:t>are prevalent in</w:t>
      </w:r>
      <w:ins w:id="388" w:author="Deepikaa Menon" w:date="2020-08-28T13:17:00Z">
        <w:r w:rsidR="006251AE">
          <w:rPr>
            <w:lang w:val="en-US"/>
          </w:rPr>
          <w:t xml:space="preserve"> in vivo</w:t>
        </w:r>
      </w:ins>
      <w:r w:rsidRPr="005E1AF3">
        <w:rPr>
          <w:lang w:val="en-US"/>
        </w:rPr>
        <w:t xml:space="preserve"> </w:t>
      </w:r>
      <w:proofErr w:type="spellStart"/>
      <w:ins w:id="389" w:author="Deepikaa Menon" w:date="2020-08-26T19:25:00Z">
        <w:r w:rsidR="00D66DDA">
          <w:rPr>
            <w:lang w:val="en-US"/>
          </w:rPr>
          <w:t>endocyotosis</w:t>
        </w:r>
      </w:ins>
      <w:proofErr w:type="spellEnd"/>
      <w:r w:rsidRPr="005E1AF3">
        <w:rPr>
          <w:lang w:val="en-US"/>
        </w:rPr>
        <w:t xml:space="preserve">, we tested the </w:t>
      </w:r>
      <w:ins w:id="390"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full-length Rvs167 and BAR-GPA in </w:t>
      </w:r>
      <w:proofErr w:type="spellStart"/>
      <w:r w:rsidRPr="005E1AF3">
        <w:rPr>
          <w:lang w:val="en-US"/>
        </w:rPr>
        <w:t>LatA</w:t>
      </w:r>
      <w:proofErr w:type="spellEnd"/>
      <w:r w:rsidRPr="005E1AF3">
        <w:rPr>
          <w:lang w:val="en-US"/>
        </w:rPr>
        <w:t xml:space="preserve"> treated cells (Fig3b, “</w:t>
      </w:r>
      <w:proofErr w:type="spellStart"/>
      <w:r w:rsidRPr="005E1AF3">
        <w:rPr>
          <w:lang w:val="en-US"/>
        </w:rPr>
        <w:t>LatA</w:t>
      </w:r>
      <w:proofErr w:type="spellEnd"/>
      <w:r w:rsidRPr="005E1AF3">
        <w:rPr>
          <w:lang w:val="en-US"/>
        </w:rPr>
        <w:t xml:space="preserve">”). Plasma membrane </w:t>
      </w:r>
      <w:ins w:id="391"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full-length Rvs167 remains upon </w:t>
      </w:r>
      <w:proofErr w:type="spellStart"/>
      <w:r w:rsidRPr="005E1AF3">
        <w:rPr>
          <w:lang w:val="en-US"/>
        </w:rPr>
        <w:t>LatA</w:t>
      </w:r>
      <w:proofErr w:type="spellEnd"/>
      <w:r w:rsidRPr="005E1AF3">
        <w:rPr>
          <w:lang w:val="en-US"/>
        </w:rPr>
        <w:t xml:space="preserve"> treatment, </w:t>
      </w:r>
      <w:r w:rsidRPr="005E1AF3">
        <w:rPr>
          <w:lang w:val="en-US"/>
        </w:rPr>
        <w:lastRenderedPageBreak/>
        <w:t>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(Fig3b,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BAR-GPA </w:t>
      </w:r>
      <w:ins w:id="392"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393" w:author="Deepikaa Menon" w:date="2020-08-26T19:25:00Z">
        <w:r w:rsidR="00094458">
          <w:rPr>
            <w:lang w:val="en-US"/>
          </w:rPr>
          <w:t xml:space="preserve">: localization of </w:t>
        </w:r>
      </w:ins>
      <w:ins w:id="394"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due to the SH3 domain. This</w:t>
        </w:r>
      </w:ins>
      <w:ins w:id="395" w:author="Deepikaa Menon" w:date="2020-08-26T19:27:00Z">
        <w:r w:rsidR="00094458">
          <w:rPr>
            <w:lang w:val="en-US"/>
          </w:rPr>
          <w:t xml:space="preserve"> indicates that the SH3 domain is able to drive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396" w:author="Deepikaa Menon" w:date="2020-08-26T19:42:00Z">
        <w:r w:rsidR="00322674">
          <w:rPr>
            <w:lang w:val="en-US"/>
          </w:rPr>
          <w:t xml:space="preserve">- </w:t>
        </w:r>
      </w:ins>
      <w:ins w:id="397" w:author="Deepikaa Menon" w:date="2020-08-26T19:27:00Z">
        <w:r w:rsidR="00094458">
          <w:rPr>
            <w:lang w:val="en-US"/>
          </w:rPr>
          <w:t>and curvature</w:t>
        </w:r>
      </w:ins>
      <w:ins w:id="398" w:author="Deepikaa Menon" w:date="2020-08-26T19:42:00Z">
        <w:r w:rsidR="00322674">
          <w:rPr>
            <w:lang w:val="en-US"/>
          </w:rPr>
          <w:t>-</w:t>
        </w:r>
      </w:ins>
      <w:ins w:id="399"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FFF5742"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w:t>
      </w:r>
      <w:ins w:id="400" w:author="Deepikaa Menon" w:date="2020-08-28T16:46:00Z">
        <w:r w:rsidR="005D1033">
          <w:rPr>
            <w:lang w:val="en-US"/>
          </w:rPr>
          <w:t xml:space="preserve">known </w:t>
        </w:r>
      </w:ins>
      <w:r w:rsidRPr="005E1AF3">
        <w:rPr>
          <w:lang w:val="en-US"/>
        </w:rPr>
        <w:t>genetic</w:t>
      </w:r>
      <w:ins w:id="401" w:author="Deepikaa Menon" w:date="2020-08-26T19:41:00Z">
        <w:r w:rsidR="00515A1E">
          <w:rPr>
            <w:lang w:val="en-US"/>
          </w:rPr>
          <w:t xml:space="preserve"> </w:t>
        </w:r>
      </w:ins>
      <w:ins w:id="402" w:author="Deepikaa Menon" w:date="2020-08-28T16:27:00Z">
        <w:r w:rsidR="0010427C">
          <w:rPr>
            <w:lang w:val="en-US"/>
          </w:rPr>
          <w:t>and/</w:t>
        </w:r>
      </w:ins>
      <w:ins w:id="403" w:author="Deepikaa Menon" w:date="2020-08-28T14:58:00Z">
        <w:r w:rsidR="00C67626">
          <w:rPr>
            <w:lang w:val="en-US"/>
          </w:rPr>
          <w:t>or</w:t>
        </w:r>
      </w:ins>
      <w:ins w:id="404" w:author="Deepikaa Menon" w:date="2020-08-26T19:41:00Z">
        <w:r w:rsidR="00515A1E">
          <w:rPr>
            <w:lang w:val="en-US"/>
          </w:rPr>
          <w:t xml:space="preserve">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w:t>
      </w:r>
      <w:commentRangeStart w:id="405"/>
      <w:r w:rsidRPr="005E1AF3">
        <w:rPr>
          <w:lang w:val="en-US"/>
        </w:rPr>
        <w:t>1997</w:t>
      </w:r>
      <w:commentRangeEnd w:id="405"/>
      <w:r w:rsidR="00506CBB">
        <w:rPr>
          <w:rStyle w:val="CommentReference"/>
        </w:rPr>
        <w:commentReference w:id="405"/>
      </w:r>
      <w:r w:rsidRPr="005E1AF3">
        <w:rPr>
          <w:lang w:val="en-US"/>
        </w:rPr>
        <w:t xml:space="preserve">;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406"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407"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xml:space="preserve">. By </w:t>
      </w:r>
      <w:proofErr w:type="spellStart"/>
      <w:r w:rsidRPr="005E1AF3">
        <w:rPr>
          <w:lang w:val="en-US"/>
        </w:rPr>
        <w:t>LatA</w:t>
      </w:r>
      <w:proofErr w:type="spellEnd"/>
      <w:r w:rsidRPr="005E1AF3">
        <w:rPr>
          <w:lang w:val="en-US"/>
        </w:rPr>
        <w:t xml:space="preserve"> treatment we expected to </w:t>
      </w:r>
      <w:ins w:id="408" w:author="Deepikaa Menon" w:date="2020-08-28T16:46:00Z">
        <w:r w:rsidR="00452086">
          <w:rPr>
            <w:lang w:val="en-US"/>
          </w:rPr>
          <w:t>re</w:t>
        </w:r>
      </w:ins>
      <w:r w:rsidRPr="005E1AF3">
        <w:rPr>
          <w:lang w:val="en-US"/>
        </w:rPr>
        <w:t xml:space="preserve">produce the situation in which BAR-curvature interaction is removed (Fig3b). Then if we lost SH3 interaction because we </w:t>
      </w:r>
      <w:ins w:id="409"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410" w:author="Deepikaa Menon" w:date="2020-08-28T16:47:00Z">
        <w:r w:rsidR="00FC03C6">
          <w:rPr>
            <w:lang w:val="en-US"/>
          </w:rPr>
          <w:t>z</w:t>
        </w:r>
      </w:ins>
      <w:r w:rsidRPr="005E1AF3">
        <w:rPr>
          <w:lang w:val="en-US"/>
        </w:rPr>
        <w:t xml:space="preserve">ation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411"/>
      <w:r w:rsidRPr="005E1AF3">
        <w:rPr>
          <w:lang w:val="en-US"/>
        </w:rPr>
        <w:t>Rvs167</w:t>
      </w:r>
      <w:commentRangeEnd w:id="411"/>
      <w:r w:rsidR="00FC4710">
        <w:rPr>
          <w:rStyle w:val="CommentReference"/>
        </w:rPr>
        <w:commentReference w:id="411"/>
      </w:r>
      <w:ins w:id="412" w:author="Deepikaa Menon" w:date="2020-08-28T16:48:00Z">
        <w:r w:rsidR="00C65C4D">
          <w:rPr>
            <w:lang w:val="en-US"/>
          </w:rPr>
          <w:t xml:space="preserve">, </w:t>
        </w:r>
      </w:ins>
      <w:ins w:id="413" w:author="Deepikaa Menon" w:date="2020-08-28T16:49:00Z">
        <w:r w:rsidR="00C65C4D">
          <w:rPr>
            <w:lang w:val="en-US"/>
          </w:rPr>
          <w:t>indicating that SH3 domains interact at endocytic sites with Myo3.</w:t>
        </w:r>
      </w:ins>
    </w:p>
    <w:p w14:paraId="381A4A29" w14:textId="77777777" w:rsidR="0047595C" w:rsidRDefault="00C36001" w:rsidP="00C36001">
      <w:pPr>
        <w:rPr>
          <w:sz w:val="20"/>
          <w:szCs w:val="20"/>
          <w:lang w:val="en-US"/>
        </w:rPr>
      </w:pPr>
      <w:r>
        <w:rPr>
          <w:noProof/>
          <w:lang w:val="en-GB" w:eastAsia="en-GB"/>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and BAR-GPA 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{sla2$\Delta$} cells. C: 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lastRenderedPageBreak/>
        <w:t>﻿\subsection{</w:t>
      </w:r>
      <w:r w:rsidRPr="009016E3">
        <w:rPr>
          <w:b/>
          <w:bCs/>
          <w:lang w:val="en-US"/>
        </w:rPr>
        <w:t>Loss of Rvs167 SH3 domain affects coat and actin dynamics</w:t>
      </w:r>
      <w:r w:rsidRPr="009016E3">
        <w:rPr>
          <w:lang w:val="en-US"/>
        </w:rPr>
        <w:t>}</w:t>
      </w:r>
    </w:p>
    <w:p w14:paraId="44D7947B" w14:textId="77777777" w:rsidR="004047C8" w:rsidRPr="009016E3" w:rsidRDefault="004047C8" w:rsidP="008F03BE">
      <w:pPr>
        <w:rPr>
          <w:lang w:val="en-US"/>
        </w:rPr>
      </w:pPr>
    </w:p>
    <w:p w14:paraId="56516829" w14:textId="547C524E" w:rsidR="00E72B4C" w:rsidRDefault="004047C8" w:rsidP="004047C8">
      <w:pPr>
        <w:rPr>
          <w:ins w:id="414" w:author="Deepikaa Menon" w:date="2020-08-28T18:50:00Z"/>
          <w:lang w:val="en-US"/>
        </w:rPr>
      </w:pPr>
      <w:r w:rsidRPr="009016E3">
        <w:rPr>
          <w:lang w:val="en-US"/>
        </w:rPr>
        <w:t xml:space="preserve">﻿Since the Rvs167 SH3 domain appears to have an important influence on the recruitment of the </w:t>
      </w:r>
      <w:proofErr w:type="spellStart"/>
      <w:r w:rsidRPr="009016E3">
        <w:rPr>
          <w:lang w:val="en-US"/>
        </w:rPr>
        <w:t>Rvs</w:t>
      </w:r>
      <w:proofErr w:type="spellEnd"/>
      <w:r w:rsidRPr="009016E3">
        <w:rPr>
          <w:lang w:val="en-US"/>
        </w:rPr>
        <w:t xml:space="preserve"> complex to endocytic sites, we wondered if the domain also </w:t>
      </w:r>
      <w:del w:id="415" w:author="Deepikaa Menon" w:date="2020-08-28T18:49:00Z">
        <w:r w:rsidRPr="009016E3" w:rsidDel="000D49FD">
          <w:rPr>
            <w:lang w:val="en-US"/>
          </w:rPr>
          <w:delText>had an influence on</w:delText>
        </w:r>
      </w:del>
      <w:ins w:id="416" w:author="Deepikaa Menon" w:date="2020-08-28T18:49:00Z">
        <w:r w:rsidR="000D49FD">
          <w:rPr>
            <w:lang w:val="en-US"/>
          </w:rPr>
          <w:t>affected</w:t>
        </w:r>
      </w:ins>
      <w:ins w:id="417" w:author="Deepikaa Menon" w:date="2020-08-28T16:52:00Z">
        <w:r w:rsidR="009A3216">
          <w:rPr>
            <w:lang w:val="en-US"/>
          </w:rPr>
          <w:t xml:space="preserve"> growth of the endocytic invagination</w:t>
        </w:r>
      </w:ins>
      <w:r w:rsidRPr="009016E3">
        <w:rPr>
          <w:lang w:val="en-US"/>
        </w:rPr>
        <w:t xml:space="preserve"> </w:t>
      </w:r>
      <w:commentRangeStart w:id="418"/>
      <w:r w:rsidRPr="009A3216">
        <w:rPr>
          <w:strike/>
          <w:lang w:val="en-US"/>
        </w:rPr>
        <w:t>endocytic dynamics</w:t>
      </w:r>
      <w:commentRangeEnd w:id="418"/>
      <w:r w:rsidR="00C51111" w:rsidRPr="009A3216">
        <w:rPr>
          <w:rStyle w:val="CommentReference"/>
          <w:strike/>
          <w:sz w:val="24"/>
          <w:szCs w:val="24"/>
        </w:rPr>
        <w:commentReference w:id="418"/>
      </w:r>
      <w:r w:rsidRPr="009A3216">
        <w:rPr>
          <w:strike/>
          <w:lang w:val="en-US"/>
        </w:rPr>
        <w:t>.</w:t>
      </w:r>
      <w:r w:rsidRPr="000D22EF">
        <w:rPr>
          <w:lang w:val="en-US"/>
        </w:rPr>
        <w:t xml:space="preserve"> We compared dynamics of Sla1 and Rvs167 in WT and BAR-GPA strains (Fig4). Movement of Sla1 centroid is slower in BAR-GPA cells than in WT (Fig4a</w:t>
      </w:r>
      <w:ins w:id="419" w:author="Deepikaa Menon" w:date="2020-08-28T18:44:00Z">
        <w:r w:rsidR="00E70D00">
          <w:rPr>
            <w:lang w:val="en-US"/>
          </w:rPr>
          <w:t>,b</w:t>
        </w:r>
      </w:ins>
      <w:r w:rsidRPr="000D22EF">
        <w:rPr>
          <w:lang w:val="en-US"/>
        </w:rPr>
        <w:t>). Tubular invaginations are formed in BAR-GPA cells, and qualitatively resemble those in WT, as seen by CLEM (Fig.4 supplement).</w:t>
      </w:r>
      <w:ins w:id="420" w:author="Deepikaa Menon" w:date="2020-08-28T18:45:00Z">
        <w:r w:rsidR="00981D8E">
          <w:rPr>
            <w:lang w:val="en-US"/>
          </w:rPr>
          <w:t xml:space="preserve"> </w:t>
        </w:r>
      </w:ins>
      <w:moveToRangeStart w:id="421" w:author="Deepikaa Menon" w:date="2020-08-28T18:50:00Z" w:name="move49533042"/>
      <w:moveTo w:id="422" w:author="Deepikaa Menon" w:date="2020-08-28T18:50:00Z">
        <w:r w:rsidR="00E72B4C" w:rsidRPr="000D22EF">
          <w:rPr>
            <w:lang w:val="en-US"/>
          </w:rPr>
          <w:t xml:space="preserve">The </w:t>
        </w:r>
      </w:moveTo>
      <w:ins w:id="423" w:author="Deepikaa Menon" w:date="2020-08-28T19:10:00Z">
        <w:r w:rsidR="00D940C1">
          <w:rPr>
            <w:lang w:val="en-US"/>
          </w:rPr>
          <w:t>movement</w:t>
        </w:r>
      </w:ins>
      <w:moveTo w:id="424" w:author="Deepikaa Menon" w:date="2020-08-28T18:50:00Z">
        <w:r w:rsidR="00E72B4C" w:rsidRPr="000D22EF">
          <w:rPr>
            <w:lang w:val="en-US"/>
          </w:rPr>
          <w:t xml:space="preserve"> of Rvs167 centroid is smaller in BAR-GPA cells than in WT (Fig.4</w:t>
        </w:r>
      </w:moveTo>
      <w:ins w:id="425" w:author="Deepikaa Menon" w:date="2020-08-28T18:50:00Z">
        <w:r w:rsidR="00E72B4C">
          <w:rPr>
            <w:lang w:val="en-US"/>
          </w:rPr>
          <w:t>a,</w:t>
        </w:r>
      </w:ins>
      <w:moveTo w:id="426" w:author="Deepikaa Menon" w:date="2020-08-28T18:50:00Z">
        <w:r w:rsidR="00E72B4C" w:rsidRPr="000D22EF">
          <w:rPr>
            <w:lang w:val="en-US"/>
          </w:rPr>
          <w:t>b), consistent with the formation of shorter invaginations suggested by the reduced Sla1 movement in these cells.</w:t>
        </w:r>
      </w:moveTo>
      <w:moveToRangeEnd w:id="421"/>
    </w:p>
    <w:p w14:paraId="3BEA7D4F" w14:textId="77777777" w:rsidR="00E72B4C" w:rsidRDefault="00E72B4C" w:rsidP="004047C8">
      <w:pPr>
        <w:rPr>
          <w:ins w:id="427" w:author="Deepikaa Menon" w:date="2020-08-28T18:50:00Z"/>
          <w:lang w:val="en-US"/>
        </w:rPr>
      </w:pPr>
    </w:p>
    <w:p w14:paraId="1D681BBC" w14:textId="77CA7974" w:rsidR="004047C8" w:rsidRPr="000D22EF" w:rsidRDefault="00981D8E" w:rsidP="004047C8">
      <w:pPr>
        <w:rPr>
          <w:lang w:val="en-US"/>
        </w:rPr>
      </w:pPr>
      <w:ins w:id="428" w:author="Deepikaa Menon" w:date="2020-08-28T18:46:00Z">
        <w:r>
          <w:rPr>
            <w:lang w:val="en-US"/>
          </w:rPr>
          <w:t>There is delay in BAR-GPA recruitment compared to the onset of Abp1 assembly</w:t>
        </w:r>
      </w:ins>
      <w:ins w:id="429" w:author="Deepikaa Menon" w:date="2020-08-31T17:29:00Z">
        <w:r w:rsidR="00272E7D">
          <w:rPr>
            <w:lang w:val="en-US"/>
          </w:rPr>
          <w:t xml:space="preserve"> (Fig4 c, d)</w:t>
        </w:r>
      </w:ins>
      <w:ins w:id="430" w:author="Deepikaa Menon" w:date="2020-08-28T19:11:00Z">
        <w:r w:rsidR="00AF3132">
          <w:rPr>
            <w:lang w:val="en-US"/>
          </w:rPr>
          <w:t>.</w:t>
        </w:r>
      </w:ins>
      <w:ins w:id="431" w:author="Deepikaa Menon" w:date="2020-08-28T18:46:00Z">
        <w:r>
          <w:rPr>
            <w:lang w:val="en-US"/>
          </w:rPr>
          <w:t xml:space="preserve"> </w:t>
        </w:r>
      </w:ins>
      <w:ins w:id="432" w:author="Deepikaa Menon" w:date="2020-08-28T19:11:00Z">
        <w:r w:rsidR="00AF3132">
          <w:rPr>
            <w:lang w:val="en-US"/>
          </w:rPr>
          <w:t>I</w:t>
        </w:r>
      </w:ins>
      <w:ins w:id="433" w:author="Deepikaa Menon" w:date="2020-08-28T18:46:00Z">
        <w:r>
          <w:rPr>
            <w:lang w:val="en-US"/>
          </w:rPr>
          <w:t xml:space="preserve">n WT </w:t>
        </w:r>
      </w:ins>
      <w:ins w:id="434" w:author="Deepikaa Menon" w:date="2020-08-28T18:47:00Z">
        <w:r>
          <w:rPr>
            <w:lang w:val="en-US"/>
          </w:rPr>
          <w:t>cells, Rvs167 and Abp1 molecule nu</w:t>
        </w:r>
      </w:ins>
      <w:ins w:id="435" w:author="Deepikaa Menon" w:date="2020-08-28T18:48:00Z">
        <w:r>
          <w:rPr>
            <w:lang w:val="en-US"/>
          </w:rPr>
          <w:t>mber peaks are coincident</w:t>
        </w:r>
      </w:ins>
      <w:ins w:id="436" w:author="Deepikaa Menon" w:date="2020-08-28T19:11:00Z">
        <w:r w:rsidR="00AF3132">
          <w:rPr>
            <w:lang w:val="en-US"/>
          </w:rPr>
          <w:t>:</w:t>
        </w:r>
      </w:ins>
      <w:ins w:id="437" w:author="Deepikaa Menon" w:date="2020-08-28T18:54:00Z">
        <w:r w:rsidR="00F45277">
          <w:rPr>
            <w:lang w:val="en-US"/>
          </w:rPr>
          <w:t xml:space="preserve"> the </w:t>
        </w:r>
        <w:proofErr w:type="spellStart"/>
        <w:r w:rsidR="00F45277">
          <w:rPr>
            <w:lang w:val="en-US"/>
          </w:rPr>
          <w:t>actin</w:t>
        </w:r>
        <w:proofErr w:type="spellEnd"/>
        <w:r w:rsidR="00F45277">
          <w:rPr>
            <w:lang w:val="en-US"/>
          </w:rPr>
          <w:t xml:space="preserve"> network begins disassembling as soon as scission occurs.</w:t>
        </w:r>
      </w:ins>
      <w:ins w:id="438" w:author="Deepikaa Menon" w:date="2020-08-28T18:48:00Z">
        <w:r>
          <w:rPr>
            <w:lang w:val="en-US"/>
          </w:rPr>
          <w:t xml:space="preserve"> </w:t>
        </w:r>
      </w:ins>
      <w:ins w:id="439" w:author="Deepikaa Menon" w:date="2020-08-28T18:55:00Z">
        <w:r w:rsidR="007B230E">
          <w:rPr>
            <w:lang w:val="en-US"/>
          </w:rPr>
          <w:t>Asynchronous peaks in</w:t>
        </w:r>
      </w:ins>
      <w:ins w:id="440" w:author="Deepikaa Menon" w:date="2020-08-28T18:48:00Z">
        <w:r>
          <w:rPr>
            <w:lang w:val="en-US"/>
          </w:rPr>
          <w:t xml:space="preserve"> BAR-GPA cells </w:t>
        </w:r>
      </w:ins>
      <w:ins w:id="441" w:author="Deepikaa Menon" w:date="2020-08-28T18:53:00Z">
        <w:r w:rsidR="00F45277">
          <w:rPr>
            <w:lang w:val="en-US"/>
          </w:rPr>
          <w:t xml:space="preserve"> </w:t>
        </w:r>
      </w:ins>
      <w:ins w:id="442" w:author="Deepikaa Menon" w:date="2020-08-28T18:54:00Z">
        <w:r w:rsidR="00F45277">
          <w:rPr>
            <w:lang w:val="en-US"/>
          </w:rPr>
          <w:t>indicat</w:t>
        </w:r>
      </w:ins>
      <w:ins w:id="443" w:author="Deepikaa Menon" w:date="2020-08-28T18:55:00Z">
        <w:r w:rsidR="007B230E">
          <w:rPr>
            <w:lang w:val="en-US"/>
          </w:rPr>
          <w:t>es</w:t>
        </w:r>
      </w:ins>
      <w:ins w:id="444" w:author="Deepikaa Menon" w:date="2020-08-28T18:54:00Z">
        <w:r w:rsidR="00F45277">
          <w:rPr>
            <w:lang w:val="en-US"/>
          </w:rPr>
          <w:t xml:space="preserve"> a disruption </w:t>
        </w:r>
      </w:ins>
      <w:ins w:id="445" w:author="Deepikaa Menon" w:date="2020-08-31T17:30:00Z">
        <w:r w:rsidR="007E39D2">
          <w:rPr>
            <w:lang w:val="en-US"/>
          </w:rPr>
          <w:t xml:space="preserve">in the feedback between </w:t>
        </w:r>
      </w:ins>
      <w:ins w:id="446" w:author="Deepikaa Menon" w:date="2020-08-28T19:11:00Z">
        <w:r w:rsidR="00967AB4">
          <w:rPr>
            <w:lang w:val="en-US"/>
          </w:rPr>
          <w:t>actin network dynamics and membrane scission.</w:t>
        </w:r>
      </w:ins>
      <w:ins w:id="447" w:author="Deepikaa Menon" w:date="2020-08-28T18:55:00Z">
        <w:r w:rsidR="007B230E">
          <w:rPr>
            <w:lang w:val="en-US"/>
          </w:rPr>
          <w:t xml:space="preserve"> </w:t>
        </w:r>
      </w:ins>
      <w:r w:rsidRPr="000D22EF">
        <w:rPr>
          <w:lang w:val="en-US"/>
        </w:rPr>
        <w:t>BAR-GPA accumulation begins when Abp1 molecule numbers in the mutant are about the same as in WT (about 300 copies, Fig4</w:t>
      </w:r>
      <w:ins w:id="448" w:author="Deepikaa Menon" w:date="2020-08-28T19:12:00Z">
        <w:r w:rsidR="001E206F">
          <w:rPr>
            <w:lang w:val="en-US"/>
          </w:rPr>
          <w:t>c,d</w:t>
        </w:r>
      </w:ins>
      <w:r w:rsidRPr="000D22EF">
        <w:rPr>
          <w:lang w:val="en-US"/>
        </w:rPr>
        <w:t xml:space="preserve">). </w:t>
      </w:r>
      <w:r w:rsidR="004047C8" w:rsidRPr="000D49FD">
        <w:rPr>
          <w:strike/>
          <w:lang w:val="en-US"/>
        </w:rPr>
        <w:t xml:space="preserve">Recruitment of both Rvs167 and Abp1 molecules is </w:t>
      </w:r>
      <w:commentRangeStart w:id="449"/>
      <w:r w:rsidR="004047C8" w:rsidRPr="000D49FD">
        <w:rPr>
          <w:strike/>
          <w:lang w:val="en-US"/>
        </w:rPr>
        <w:t xml:space="preserve">delayed </w:t>
      </w:r>
      <w:commentRangeEnd w:id="449"/>
      <w:r w:rsidR="00EF747F" w:rsidRPr="000D49FD">
        <w:rPr>
          <w:rStyle w:val="CommentReference"/>
          <w:strike/>
          <w:sz w:val="24"/>
          <w:szCs w:val="24"/>
        </w:rPr>
        <w:commentReference w:id="449"/>
      </w:r>
      <w:r w:rsidR="004047C8" w:rsidRPr="000D49FD">
        <w:rPr>
          <w:strike/>
          <w:lang w:val="en-US"/>
        </w:rPr>
        <w:t>in BAR-GPA cells.</w:t>
      </w:r>
      <w:r w:rsidR="004047C8" w:rsidRPr="000D22EF">
        <w:rPr>
          <w:lang w:val="en-US"/>
        </w:rPr>
        <w:t xml:space="preserve"> Rvs167 centroids in both WT and BAR-GPA arrive at endocytic sites when the Sla1 </w:t>
      </w:r>
      <w:commentRangeStart w:id="450"/>
      <w:commentRangeStart w:id="451"/>
      <w:r w:rsidR="004047C8" w:rsidRPr="000D22EF">
        <w:rPr>
          <w:lang w:val="en-US"/>
        </w:rPr>
        <w:t>centroid is 20-30 nm away from its starting position</w:t>
      </w:r>
      <w:commentRangeEnd w:id="450"/>
      <w:r w:rsidR="00A12786" w:rsidRPr="000D22EF">
        <w:rPr>
          <w:rStyle w:val="CommentReference"/>
          <w:sz w:val="24"/>
          <w:szCs w:val="24"/>
        </w:rPr>
        <w:commentReference w:id="450"/>
      </w:r>
      <w:commentRangeEnd w:id="451"/>
      <w:r w:rsidR="00A41D8F">
        <w:rPr>
          <w:rStyle w:val="CommentReference"/>
        </w:rPr>
        <w:commentReference w:id="451"/>
      </w:r>
      <w:r w:rsidR="004047C8" w:rsidRPr="000D22EF">
        <w:rPr>
          <w:lang w:val="en-US"/>
        </w:rPr>
        <w:t xml:space="preserve">. Taken together, this data suggests that the </w:t>
      </w:r>
      <w:proofErr w:type="spellStart"/>
      <w:r w:rsidR="004047C8" w:rsidRPr="000D22EF">
        <w:rPr>
          <w:lang w:val="en-US"/>
        </w:rPr>
        <w:t>Rvs</w:t>
      </w:r>
      <w:proofErr w:type="spellEnd"/>
      <w:r w:rsidR="004047C8" w:rsidRPr="000D22EF">
        <w:rPr>
          <w:lang w:val="en-US"/>
        </w:rPr>
        <w:t xml:space="preserve"> complex is recruited to a specific geometry of membrane invagination, and that Rvs167 recruitment in BAR-GPA is delayed because invaginations in this mutant take longer to acquire this specific geometry.</w:t>
      </w:r>
    </w:p>
    <w:p w14:paraId="3DFCC819" w14:textId="77777777" w:rsidR="004047C8" w:rsidRPr="000D22EF" w:rsidRDefault="004047C8" w:rsidP="004047C8">
      <w:pPr>
        <w:rPr>
          <w:lang w:val="en-US"/>
        </w:rPr>
      </w:pPr>
    </w:p>
    <w:p w14:paraId="259547E4" w14:textId="7518F560" w:rsidR="004047C8" w:rsidRPr="000D22EF" w:rsidRDefault="004047C8" w:rsidP="004047C8">
      <w:pPr>
        <w:rPr>
          <w:lang w:val="en-US"/>
        </w:rPr>
      </w:pPr>
      <w:moveFromRangeStart w:id="452" w:author="Deepikaa Menon" w:date="2020-08-28T18:50:00Z" w:name="move49533042"/>
      <w:moveFrom w:id="453" w:author="Deepikaa Menon" w:date="2020-08-28T18:50:00Z">
        <w:r w:rsidRPr="000D22EF" w:rsidDel="00E72B4C">
          <w:rPr>
            <w:lang w:val="en-US"/>
          </w:rPr>
          <w:t xml:space="preserve"> The inward jump of Rvs167 </w:t>
        </w:r>
        <w:ins w:id="454" w:author="Marko Kaksonen" w:date="2020-08-11T17:00:00Z">
          <w:r w:rsidR="00786BCB" w:rsidRPr="000D22EF" w:rsidDel="00E72B4C">
            <w:rPr>
              <w:lang w:val="en-US"/>
            </w:rPr>
            <w:t xml:space="preserve">centroid </w:t>
          </w:r>
        </w:ins>
        <w:r w:rsidRPr="000D22EF" w:rsidDel="00E72B4C">
          <w:rPr>
            <w:lang w:val="en-US"/>
          </w:rPr>
          <w:t xml:space="preserve">is smaller in BAR-GPA cells than in WT (Fig.4b), consistent with the formation of shorter invaginations suggested by the reduced Sla1 movement in these cells. </w:t>
        </w:r>
      </w:moveFrom>
      <w:moveFromRangeEnd w:id="452"/>
      <w:r w:rsidRPr="000D22EF">
        <w:rPr>
          <w:lang w:val="en-US"/>
        </w:rPr>
        <w:t xml:space="preserve">Recruitment of Rvs167 in </w:t>
      </w:r>
      <w:ins w:id="455" w:author="Deepikaa Menon" w:date="2020-09-01T13:01:00Z">
        <w:r w:rsidR="00605934" w:rsidRPr="0084107E">
          <w:rPr>
            <w:i/>
            <w:iCs/>
            <w:lang w:val="en-US"/>
          </w:rPr>
          <w:t>Rvs167</w:t>
        </w:r>
      </w:ins>
      <w:ins w:id="456" w:author="Deepikaa Menon" w:date="2020-09-01T15:25:00Z">
        <w:r w:rsidR="0084107E" w:rsidRPr="0084107E">
          <w:rPr>
            <w:i/>
            <w:iCs/>
            <w:lang w:val="en-US"/>
          </w:rPr>
          <w:sym w:font="Symbol" w:char="F044"/>
        </w:r>
        <w:r w:rsidR="0084107E" w:rsidRPr="0084107E">
          <w:rPr>
            <w:i/>
            <w:iCs/>
            <w:lang w:val="en-US"/>
          </w:rPr>
          <w:t>sh3</w:t>
        </w:r>
      </w:ins>
      <w:r w:rsidRPr="000D22EF">
        <w:rPr>
          <w:lang w:val="en-US"/>
        </w:rPr>
        <w:t xml:space="preserve"> cells is reduced to half of that in WT (</w:t>
      </w:r>
      <w:ins w:id="457" w:author="Deepikaa Menon" w:date="2020-08-31T17:32:00Z">
        <w:r w:rsidR="005911DF" w:rsidRPr="000D22EF">
          <w:rPr>
            <w:lang w:val="en-US"/>
          </w:rPr>
          <w:t>Fig4</w:t>
        </w:r>
        <w:r w:rsidR="005911DF">
          <w:rPr>
            <w:lang w:val="en-US"/>
          </w:rPr>
          <w:t>c</w:t>
        </w:r>
      </w:ins>
      <w:ins w:id="458" w:author="Deepikaa Menon" w:date="2020-09-01T16:11:00Z">
        <w:r w:rsidR="00481CFB">
          <w:rPr>
            <w:lang w:val="en-US"/>
          </w:rPr>
          <w:t>,d</w:t>
        </w:r>
      </w:ins>
      <w:r w:rsidRPr="000D22EF">
        <w:rPr>
          <w:lang w:val="en-US"/>
        </w:rPr>
        <w:t xml:space="preserve">), although cytoplasmic concentration of Rvs167 </w:t>
      </w:r>
      <w:r w:rsidR="00267224" w:rsidRPr="000D22EF">
        <w:rPr>
          <w:lang w:val="en-US"/>
        </w:rPr>
        <w:t xml:space="preserve">in both cell types </w:t>
      </w:r>
      <w:r w:rsidRPr="000D22EF">
        <w:rPr>
          <w:lang w:val="en-US"/>
        </w:rPr>
        <w:t>are not different (Fig4 supplement). Recruitment therefore is unlikely to be limited by cytoplasmic expression of the mutant protein. Abp1 disassembly is slowed down in BAR-GPA cells compared to WT</w:t>
      </w:r>
      <w:r w:rsidR="00267224" w:rsidRPr="000D22EF">
        <w:rPr>
          <w:lang w:val="en-US"/>
        </w:rPr>
        <w:t xml:space="preserve">, </w:t>
      </w:r>
      <w:r w:rsidRPr="000D22EF">
        <w:rPr>
          <w:lang w:val="en-US"/>
        </w:rPr>
        <w:t>and recruitment is reduced to 50\% of WT recruitment (Fig.4</w:t>
      </w:r>
      <w:r w:rsidR="007353B7" w:rsidRPr="000D22EF">
        <w:rPr>
          <w:lang w:val="en-US"/>
        </w:rPr>
        <w:t>b</w:t>
      </w:r>
      <w:r w:rsidRPr="000D22EF">
        <w:rPr>
          <w:lang w:val="en-US"/>
        </w:rPr>
        <w:t>), indication</w:t>
      </w:r>
      <w:ins w:id="459" w:author="Deepikaa Menon" w:date="2020-09-01T16:12:00Z">
        <w:r w:rsidR="00794A1C">
          <w:rPr>
            <w:lang w:val="en-US"/>
          </w:rPr>
          <w:t xml:space="preserve"> </w:t>
        </w:r>
      </w:ins>
      <w:r w:rsidRPr="000D22EF">
        <w:rPr>
          <w:lang w:val="en-US"/>
        </w:rPr>
        <w:t xml:space="preserve">disruption of </w:t>
      </w:r>
      <w:proofErr w:type="spellStart"/>
      <w:r w:rsidRPr="000D22EF">
        <w:rPr>
          <w:lang w:val="en-US"/>
        </w:rPr>
        <w:t>actin</w:t>
      </w:r>
      <w:proofErr w:type="spellEnd"/>
      <w:r w:rsidRPr="000D22EF">
        <w:rPr>
          <w:lang w:val="en-US"/>
        </w:rPr>
        <w:t xml:space="preserve"> network dynamics.</w:t>
      </w:r>
    </w:p>
    <w:p w14:paraId="6AF3C360" w14:textId="77777777" w:rsidR="004047C8" w:rsidRDefault="004047C8" w:rsidP="004047C8">
      <w:pPr>
        <w:rPr>
          <w:sz w:val="20"/>
          <w:szCs w:val="20"/>
          <w:lang w:val="en-US"/>
        </w:rPr>
      </w:pPr>
    </w:p>
    <w:p w14:paraId="23EA4DE1" w14:textId="4A3E9184" w:rsidR="004047C8" w:rsidRDefault="00AB4100" w:rsidP="00AB4100">
      <w:pPr>
        <w:jc w:val="center"/>
        <w:rPr>
          <w:sz w:val="20"/>
          <w:szCs w:val="20"/>
          <w:lang w:val="en-US"/>
        </w:rPr>
      </w:pPr>
      <w:r>
        <w:rPr>
          <w:noProof/>
          <w:sz w:val="20"/>
          <w:szCs w:val="20"/>
          <w:lang w:val="en-US"/>
        </w:rPr>
        <w:drawing>
          <wp:inline distT="0" distB="0" distL="0" distR="0" wp14:anchorId="41152A21" wp14:editId="140E6979">
            <wp:extent cx="4584700" cy="2812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sh3_8.pd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0347" cy="2815676"/>
                    </a:xfrm>
                    <a:prstGeom prst="rect">
                      <a:avLst/>
                    </a:prstGeom>
                  </pic:spPr>
                </pic:pic>
              </a:graphicData>
            </a:graphic>
          </wp:inline>
        </w:drawing>
      </w:r>
    </w:p>
    <w:p w14:paraId="6EBA8914" w14:textId="0B917CA9" w:rsidR="004047C8" w:rsidRPr="00AB4100" w:rsidDel="00484A83" w:rsidRDefault="004047C8" w:rsidP="004047C8">
      <w:pPr>
        <w:rPr>
          <w:del w:id="460" w:author="Deepikaa Menon" w:date="2020-09-14T13:53:00Z"/>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aligned in space and time so that time=0(s) is the peak of fluorescent intensity of Abp1 in WT and BAR-GFP strains</w:t>
      </w:r>
      <w:ins w:id="461" w:author="Deepikaa Menon" w:date="2020-08-28T17:02:00Z">
        <w:r w:rsidR="00D85EF5">
          <w:rPr>
            <w:sz w:val="20"/>
            <w:szCs w:val="20"/>
            <w:lang w:val="en-US"/>
          </w:rPr>
          <w:t xml:space="preserve"> respectively</w:t>
        </w:r>
      </w:ins>
      <w:r w:rsidRPr="004047C8">
        <w:rPr>
          <w:sz w:val="20"/>
          <w:szCs w:val="20"/>
          <w:lang w:val="en-US"/>
        </w:rPr>
        <w:t xml:space="preserve">.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w:t>
      </w:r>
      <w:proofErr w:type="spellStart"/>
      <w:r w:rsidRPr="004047C8">
        <w:rPr>
          <w:sz w:val="20"/>
          <w:szCs w:val="20"/>
          <w:lang w:val="en-US"/>
        </w:rPr>
        <w:t>strai</w:t>
      </w:r>
      <w:proofErr w:type="spellEnd"/>
      <w:del w:id="462" w:author="Deepikaa Menon" w:date="2020-09-14T13:53:00Z">
        <w:r w:rsidRPr="004047C8" w:rsidDel="00484A83">
          <w:rPr>
            <w:sz w:val="20"/>
            <w:szCs w:val="20"/>
            <w:lang w:val="en-US"/>
          </w:rPr>
          <w:delText>ns.}</w:delText>
        </w:r>
      </w:del>
    </w:p>
    <w:p w14:paraId="17B82BC0" w14:textId="77777777" w:rsidR="00484A83" w:rsidRDefault="00484A83" w:rsidP="004047C8">
      <w:pPr>
        <w:rPr>
          <w:ins w:id="463" w:author="Deepikaa Menon" w:date="2020-09-14T13:52:00Z"/>
          <w:lang w:val="en-US"/>
        </w:rPr>
      </w:pPr>
    </w:p>
    <w:p w14:paraId="50271BB4" w14:textId="4B7BE6BD" w:rsidR="00484A83" w:rsidRDefault="00C90093" w:rsidP="004047C8">
      <w:pPr>
        <w:rPr>
          <w:ins w:id="464" w:author="Deepikaa Menon" w:date="2020-09-14T13:52:00Z"/>
          <w:lang w:val="en-US"/>
        </w:rPr>
      </w:pPr>
      <w:ins w:id="465" w:author="Deepikaa Menon" w:date="2020-09-14T13:53:00Z">
        <w:r>
          <w:rPr>
            <w:lang w:val="en-US"/>
          </w:rPr>
          <w:lastRenderedPageBreak/>
          <w:t>Fig</w:t>
        </w:r>
        <w:r>
          <w:rPr>
            <w:lang w:val="en-US"/>
          </w:rPr>
          <w:t>4</w:t>
        </w:r>
        <w:r>
          <w:rPr>
            <w:lang w:val="en-US"/>
          </w:rPr>
          <w:t xml:space="preserve"> supplement1</w:t>
        </w:r>
      </w:ins>
    </w:p>
    <w:p w14:paraId="55B33565" w14:textId="2203A3EF" w:rsidR="00484A83" w:rsidRDefault="0055262E" w:rsidP="00D52F15">
      <w:pPr>
        <w:jc w:val="center"/>
        <w:rPr>
          <w:ins w:id="466" w:author="Deepikaa Menon" w:date="2020-09-14T14:25:00Z"/>
          <w:lang w:val="en-US"/>
        </w:rPr>
      </w:pPr>
      <w:ins w:id="467" w:author="Deepikaa Menon" w:date="2020-09-14T14:11:00Z">
        <w:r>
          <w:rPr>
            <w:noProof/>
            <w:lang w:val="en-US"/>
          </w:rPr>
          <w:drawing>
            <wp:inline distT="0" distB="0" distL="0" distR="0" wp14:anchorId="421C82B1" wp14:editId="7EB197CF">
              <wp:extent cx="3506680" cy="17162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em_supplement.ai"/>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4046" cy="1724706"/>
                      </a:xfrm>
                      <a:prstGeom prst="rect">
                        <a:avLst/>
                      </a:prstGeom>
                    </pic:spPr>
                  </pic:pic>
                </a:graphicData>
              </a:graphic>
            </wp:inline>
          </w:drawing>
        </w:r>
      </w:ins>
    </w:p>
    <w:p w14:paraId="00B4BE73" w14:textId="30FB0537" w:rsidR="00890799" w:rsidRDefault="00890799" w:rsidP="00D52F15">
      <w:pPr>
        <w:jc w:val="center"/>
        <w:rPr>
          <w:ins w:id="468" w:author="Deepikaa Menon" w:date="2020-09-14T14:25:00Z"/>
          <w:lang w:val="en-US"/>
        </w:rPr>
      </w:pPr>
    </w:p>
    <w:p w14:paraId="2903D4BE" w14:textId="13054020" w:rsidR="00890799" w:rsidRDefault="00890799" w:rsidP="00D52F15">
      <w:pPr>
        <w:jc w:val="center"/>
        <w:rPr>
          <w:ins w:id="469" w:author="Deepikaa Menon" w:date="2020-09-14T14:25:00Z"/>
          <w:lang w:val="en-US"/>
        </w:rPr>
      </w:pPr>
    </w:p>
    <w:p w14:paraId="4B79C535" w14:textId="77777777" w:rsidR="00890799" w:rsidRDefault="00890799" w:rsidP="00D52F15">
      <w:pPr>
        <w:jc w:val="center"/>
        <w:rPr>
          <w:ins w:id="470" w:author="Deepikaa Menon" w:date="2020-09-14T13:52:00Z"/>
          <w:lang w:val="en-US"/>
        </w:rPr>
      </w:pPr>
    </w:p>
    <w:p w14:paraId="55332C43" w14:textId="693900CF" w:rsidR="00ED6DFC" w:rsidRDefault="00ED6DFC" w:rsidP="00ED6DFC">
      <w:pPr>
        <w:rPr>
          <w:ins w:id="471" w:author="Deepikaa Menon" w:date="2020-09-14T14:25:00Z"/>
          <w:lang w:val="en-US"/>
        </w:rPr>
      </w:pPr>
      <w:ins w:id="472" w:author="Deepikaa Menon" w:date="2020-09-14T14:25:00Z">
        <w:r>
          <w:rPr>
            <w:lang w:val="en-US"/>
          </w:rPr>
          <w:t>Fig4 supplement</w:t>
        </w:r>
      </w:ins>
      <w:ins w:id="473" w:author="Deepikaa Menon" w:date="2020-09-14T14:26:00Z">
        <w:r w:rsidR="003B6C48">
          <w:rPr>
            <w:lang w:val="en-US"/>
          </w:rPr>
          <w:t>2</w:t>
        </w:r>
      </w:ins>
    </w:p>
    <w:p w14:paraId="41FEB43F" w14:textId="6EAAB5D9" w:rsidR="00484A83" w:rsidRDefault="00484A83" w:rsidP="00064617">
      <w:pPr>
        <w:rPr>
          <w:ins w:id="474" w:author="Deepikaa Menon" w:date="2020-09-14T13:52:00Z"/>
          <w:lang w:val="en-US"/>
        </w:rPr>
      </w:pPr>
    </w:p>
    <w:p w14:paraId="688D2DB5" w14:textId="63E9BA32" w:rsidR="00484A83" w:rsidRDefault="00643483" w:rsidP="00643483">
      <w:pPr>
        <w:jc w:val="center"/>
        <w:rPr>
          <w:ins w:id="475" w:author="Deepikaa Menon" w:date="2020-09-14T13:52:00Z"/>
          <w:lang w:val="en-US"/>
        </w:rPr>
      </w:pPr>
      <w:ins w:id="476" w:author="Deepikaa Menon" w:date="2020-09-15T18:07:00Z">
        <w:r>
          <w:rPr>
            <w:noProof/>
            <w:lang w:val="en-US"/>
          </w:rPr>
          <w:drawing>
            <wp:inline distT="0" distB="0" distL="0" distR="0" wp14:anchorId="1898FED6" wp14:editId="13AD08A2">
              <wp:extent cx="3568823" cy="17446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ytoplasmic_int_supplement2.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4710" cy="1752419"/>
                      </a:xfrm>
                      <a:prstGeom prst="rect">
                        <a:avLst/>
                      </a:prstGeom>
                    </pic:spPr>
                  </pic:pic>
                </a:graphicData>
              </a:graphic>
            </wp:inline>
          </w:drawing>
        </w:r>
      </w:ins>
    </w:p>
    <w:p w14:paraId="4DC14B18" w14:textId="77777777" w:rsidR="00484A83" w:rsidRDefault="00484A83" w:rsidP="004047C8">
      <w:pPr>
        <w:rPr>
          <w:ins w:id="477" w:author="Deepikaa Menon" w:date="2020-09-14T13:52:00Z"/>
          <w:lang w:val="en-US"/>
        </w:rPr>
      </w:pPr>
    </w:p>
    <w:p w14:paraId="18723DE1" w14:textId="77777777" w:rsidR="00484A83" w:rsidRDefault="00484A83" w:rsidP="004047C8">
      <w:pPr>
        <w:rPr>
          <w:ins w:id="478" w:author="Deepikaa Menon" w:date="2020-09-14T13:52:00Z"/>
          <w:lang w:val="en-US"/>
        </w:rPr>
      </w:pPr>
    </w:p>
    <w:p w14:paraId="6ED32282" w14:textId="77777777" w:rsidR="00484A83" w:rsidRDefault="00484A83" w:rsidP="004047C8">
      <w:pPr>
        <w:rPr>
          <w:ins w:id="479" w:author="Deepikaa Menon" w:date="2020-09-14T13:52:00Z"/>
          <w:lang w:val="en-US"/>
        </w:rPr>
      </w:pPr>
    </w:p>
    <w:p w14:paraId="0548E58C" w14:textId="77777777" w:rsidR="00484A83" w:rsidRDefault="00484A83" w:rsidP="004047C8">
      <w:pPr>
        <w:rPr>
          <w:ins w:id="480" w:author="Deepikaa Menon" w:date="2020-09-14T13:52:00Z"/>
          <w:lang w:val="en-US"/>
        </w:rPr>
      </w:pPr>
    </w:p>
    <w:p w14:paraId="46D5EAAB" w14:textId="77777777" w:rsidR="00484A83" w:rsidRDefault="00484A83" w:rsidP="004047C8">
      <w:pPr>
        <w:rPr>
          <w:ins w:id="481" w:author="Deepikaa Menon" w:date="2020-09-14T13:52:00Z"/>
          <w:lang w:val="en-US"/>
        </w:rPr>
      </w:pPr>
    </w:p>
    <w:p w14:paraId="4D575AE1" w14:textId="77777777" w:rsidR="00484A83" w:rsidRDefault="00484A83" w:rsidP="004047C8">
      <w:pPr>
        <w:rPr>
          <w:ins w:id="482" w:author="Deepikaa Menon" w:date="2020-09-14T13:52:00Z"/>
          <w:lang w:val="en-US"/>
        </w:rPr>
      </w:pPr>
    </w:p>
    <w:p w14:paraId="4147FA30" w14:textId="77777777" w:rsidR="00484A83" w:rsidRDefault="00484A83" w:rsidP="004047C8">
      <w:pPr>
        <w:rPr>
          <w:ins w:id="483" w:author="Deepikaa Menon" w:date="2020-09-14T13:52:00Z"/>
          <w:lang w:val="en-US"/>
        </w:rPr>
      </w:pPr>
    </w:p>
    <w:p w14:paraId="56AF179C" w14:textId="77777777" w:rsidR="00484A83" w:rsidRDefault="00484A83" w:rsidP="004047C8">
      <w:pPr>
        <w:rPr>
          <w:ins w:id="484" w:author="Deepikaa Menon" w:date="2020-09-14T13:52:00Z"/>
          <w:lang w:val="en-US"/>
        </w:rPr>
      </w:pPr>
    </w:p>
    <w:p w14:paraId="560BAC32" w14:textId="77777777" w:rsidR="00484A83" w:rsidRDefault="00484A83" w:rsidP="004047C8">
      <w:pPr>
        <w:rPr>
          <w:ins w:id="485" w:author="Deepikaa Menon" w:date="2020-09-14T13:52:00Z"/>
          <w:lang w:val="en-US"/>
        </w:rPr>
      </w:pPr>
    </w:p>
    <w:p w14:paraId="7ADD170B" w14:textId="77777777" w:rsidR="00484A83" w:rsidRDefault="00484A83" w:rsidP="004047C8">
      <w:pPr>
        <w:rPr>
          <w:ins w:id="486" w:author="Deepikaa Menon" w:date="2020-09-14T13:52:00Z"/>
          <w:lang w:val="en-US"/>
        </w:rPr>
      </w:pPr>
    </w:p>
    <w:p w14:paraId="7823C1AF" w14:textId="77777777" w:rsidR="00484A83" w:rsidRDefault="00484A83" w:rsidP="004047C8">
      <w:pPr>
        <w:rPr>
          <w:ins w:id="487" w:author="Deepikaa Menon" w:date="2020-09-14T13:52:00Z"/>
          <w:lang w:val="en-US"/>
        </w:rPr>
      </w:pPr>
    </w:p>
    <w:p w14:paraId="00E91F38" w14:textId="77777777" w:rsidR="00484A83" w:rsidRDefault="00484A83" w:rsidP="004047C8">
      <w:pPr>
        <w:rPr>
          <w:ins w:id="488" w:author="Deepikaa Menon" w:date="2020-09-14T13:52:00Z"/>
          <w:lang w:val="en-US"/>
        </w:rPr>
      </w:pPr>
    </w:p>
    <w:p w14:paraId="046BBBA7" w14:textId="77777777" w:rsidR="00484A83" w:rsidRDefault="00484A83" w:rsidP="004047C8">
      <w:pPr>
        <w:rPr>
          <w:ins w:id="489" w:author="Deepikaa Menon" w:date="2020-09-14T13:52:00Z"/>
          <w:lang w:val="en-US"/>
        </w:rPr>
      </w:pPr>
    </w:p>
    <w:p w14:paraId="15C48C2D" w14:textId="77777777" w:rsidR="00484A83" w:rsidRDefault="00484A83" w:rsidP="004047C8">
      <w:pPr>
        <w:rPr>
          <w:ins w:id="490" w:author="Deepikaa Menon" w:date="2020-09-14T13:52:00Z"/>
          <w:lang w:val="en-US"/>
        </w:rPr>
      </w:pPr>
    </w:p>
    <w:p w14:paraId="7B755076" w14:textId="77777777" w:rsidR="00484A83" w:rsidRDefault="00484A83" w:rsidP="004047C8">
      <w:pPr>
        <w:rPr>
          <w:ins w:id="491" w:author="Deepikaa Menon" w:date="2020-09-14T13:52:00Z"/>
          <w:lang w:val="en-US"/>
        </w:rPr>
      </w:pPr>
    </w:p>
    <w:p w14:paraId="3F1A0EA6" w14:textId="77777777" w:rsidR="00484A83" w:rsidRDefault="00484A83" w:rsidP="004047C8">
      <w:pPr>
        <w:rPr>
          <w:ins w:id="492" w:author="Deepikaa Menon" w:date="2020-09-14T13:52:00Z"/>
          <w:lang w:val="en-US"/>
        </w:rPr>
      </w:pPr>
    </w:p>
    <w:p w14:paraId="4ACF1161" w14:textId="77777777" w:rsidR="00484A83" w:rsidRDefault="00484A83" w:rsidP="004047C8">
      <w:pPr>
        <w:rPr>
          <w:ins w:id="493" w:author="Deepikaa Menon" w:date="2020-09-14T13:52:00Z"/>
          <w:lang w:val="en-US"/>
        </w:rPr>
      </w:pPr>
    </w:p>
    <w:p w14:paraId="52E6DDA1" w14:textId="77777777" w:rsidR="00484A83" w:rsidRDefault="00484A83" w:rsidP="004047C8">
      <w:pPr>
        <w:rPr>
          <w:ins w:id="494" w:author="Deepikaa Menon" w:date="2020-09-14T13:52:00Z"/>
          <w:lang w:val="en-US"/>
        </w:rPr>
      </w:pPr>
    </w:p>
    <w:p w14:paraId="63DF3358" w14:textId="77777777" w:rsidR="00484A83" w:rsidRDefault="00484A83" w:rsidP="004047C8">
      <w:pPr>
        <w:rPr>
          <w:ins w:id="495" w:author="Deepikaa Menon" w:date="2020-09-14T13:52:00Z"/>
          <w:lang w:val="en-US"/>
        </w:rPr>
      </w:pPr>
    </w:p>
    <w:p w14:paraId="142A40DA" w14:textId="77777777" w:rsidR="00484A83" w:rsidRDefault="00484A83" w:rsidP="004047C8">
      <w:pPr>
        <w:rPr>
          <w:ins w:id="496" w:author="Deepikaa Menon" w:date="2020-09-14T13:52:00Z"/>
          <w:lang w:val="en-US"/>
        </w:rPr>
      </w:pPr>
    </w:p>
    <w:p w14:paraId="7F57E341" w14:textId="77777777" w:rsidR="00484A83" w:rsidRDefault="00484A83" w:rsidP="004047C8">
      <w:pPr>
        <w:rPr>
          <w:ins w:id="497" w:author="Deepikaa Menon" w:date="2020-09-14T13:52:00Z"/>
          <w:lang w:val="en-US"/>
        </w:rPr>
      </w:pPr>
    </w:p>
    <w:p w14:paraId="0C09DF37" w14:textId="77777777" w:rsidR="00484A83" w:rsidRDefault="00484A83" w:rsidP="004047C8">
      <w:pPr>
        <w:rPr>
          <w:ins w:id="498" w:author="Deepikaa Menon" w:date="2020-09-14T13:52:00Z"/>
          <w:lang w:val="en-US"/>
        </w:rPr>
      </w:pPr>
    </w:p>
    <w:p w14:paraId="6B297C58" w14:textId="69B6272D" w:rsidR="004047C8" w:rsidRPr="00AB4100" w:rsidRDefault="004047C8" w:rsidP="004047C8">
      <w:pPr>
        <w:rPr>
          <w:lang w:val="en-US"/>
        </w:rPr>
      </w:pPr>
      <w:r w:rsidRPr="00AB4100">
        <w:rPr>
          <w:lang w:val="en-US"/>
        </w:rPr>
        <w:lastRenderedPageBreak/>
        <w:t>\subsection{</w:t>
      </w:r>
      <w:r w:rsidRPr="00AB4100">
        <w:rPr>
          <w:b/>
          <w:bCs/>
          <w:lang w:val="en-US"/>
        </w:rPr>
        <w:t>Reduced BAR domain recruitment corresponds to reduced membrane movement</w:t>
      </w:r>
      <w:r w:rsidRPr="00AB4100">
        <w:rPr>
          <w:lang w:val="en-US"/>
        </w:rPr>
        <w:t>}</w:t>
      </w:r>
    </w:p>
    <w:p w14:paraId="31943AE6" w14:textId="51059568" w:rsidR="004047C8" w:rsidRDefault="004047C8" w:rsidP="004047C8">
      <w:pPr>
        <w:rPr>
          <w:ins w:id="499" w:author="Deepikaa Menon" w:date="2020-09-01T16:59:00Z"/>
          <w:sz w:val="20"/>
          <w:szCs w:val="20"/>
          <w:lang w:val="en-US"/>
        </w:rPr>
      </w:pPr>
    </w:p>
    <w:p w14:paraId="2B7EB0D0" w14:textId="259A4998" w:rsidR="000C1C95" w:rsidRDefault="004A6858" w:rsidP="00136A77">
      <w:pPr>
        <w:rPr>
          <w:ins w:id="500" w:author="Deepikaa Menon" w:date="2020-09-04T19:05:00Z"/>
          <w:lang w:val="en-US"/>
        </w:rPr>
      </w:pPr>
      <w:ins w:id="501" w:author="Deepikaa Menon" w:date="2020-09-01T16:59:00Z">
        <w:r w:rsidRPr="0015290B">
          <w:rPr>
            <w:lang w:val="en-US"/>
          </w:rPr>
          <w:t xml:space="preserve">Since </w:t>
        </w:r>
      </w:ins>
      <w:ins w:id="502" w:author="Deepikaa Menon" w:date="2020-09-03T14:12:00Z">
        <w:r w:rsidR="00637FDE" w:rsidRPr="0084107E">
          <w:rPr>
            <w:i/>
            <w:iCs/>
            <w:lang w:val="en-US"/>
          </w:rPr>
          <w:sym w:font="Symbol" w:char="F044"/>
        </w:r>
      </w:ins>
      <w:ins w:id="503" w:author="Deepikaa Menon" w:date="2020-09-01T16:59:00Z">
        <w:r w:rsidR="008C5B89" w:rsidRPr="0015290B">
          <w:rPr>
            <w:lang w:val="en-US"/>
          </w:rPr>
          <w:t xml:space="preserve"> </w:t>
        </w:r>
      </w:ins>
      <w:proofErr w:type="spellStart"/>
      <w:ins w:id="504" w:author="Deepikaa Menon" w:date="2020-09-03T14:12:00Z">
        <w:r w:rsidR="00637FDE" w:rsidRPr="0016505F">
          <w:rPr>
            <w:i/>
            <w:iCs/>
            <w:lang w:val="en-US"/>
          </w:rPr>
          <w:t>rvs</w:t>
        </w:r>
        <w:proofErr w:type="spellEnd"/>
        <w:r w:rsidR="00637FDE">
          <w:rPr>
            <w:lang w:val="en-US"/>
          </w:rPr>
          <w:t xml:space="preserve"> </w:t>
        </w:r>
      </w:ins>
      <w:ins w:id="505" w:author="Deepikaa Menon" w:date="2020-09-03T14:11:00Z">
        <w:r w:rsidR="00637FDE">
          <w:rPr>
            <w:lang w:val="en-US"/>
          </w:rPr>
          <w:t xml:space="preserve">and </w:t>
        </w:r>
        <w:r w:rsidR="00637FDE" w:rsidRPr="0084107E">
          <w:rPr>
            <w:i/>
            <w:iCs/>
            <w:lang w:val="en-US"/>
          </w:rPr>
          <w:t>Rvs167</w:t>
        </w:r>
        <w:r w:rsidR="00637FDE" w:rsidRPr="0084107E">
          <w:rPr>
            <w:i/>
            <w:iCs/>
            <w:lang w:val="en-US"/>
          </w:rPr>
          <w:sym w:font="Symbol" w:char="F044"/>
        </w:r>
        <w:r w:rsidR="00637FDE" w:rsidRPr="0084107E">
          <w:rPr>
            <w:i/>
            <w:iCs/>
            <w:lang w:val="en-US"/>
          </w:rPr>
          <w:t>sh3</w:t>
        </w:r>
        <w:r w:rsidR="00637FDE">
          <w:rPr>
            <w:lang w:val="en-US"/>
          </w:rPr>
          <w:t xml:space="preserve"> </w:t>
        </w:r>
      </w:ins>
      <w:ins w:id="506" w:author="Deepikaa Menon" w:date="2020-09-01T16:59:00Z">
        <w:r w:rsidR="008C5B89" w:rsidRPr="0015290B">
          <w:rPr>
            <w:lang w:val="en-US"/>
          </w:rPr>
          <w:t xml:space="preserve">results in decreased Sla1 movement, we wondered if Sla1 movement would </w:t>
        </w:r>
      </w:ins>
      <w:ins w:id="507" w:author="Deepikaa Menon" w:date="2020-09-01T17:00:00Z">
        <w:r w:rsidR="008C5B89" w:rsidRPr="0015290B">
          <w:rPr>
            <w:lang w:val="en-US"/>
          </w:rPr>
          <w:t>scale with</w:t>
        </w:r>
      </w:ins>
      <w:ins w:id="508" w:author="Deepikaa Menon" w:date="2020-09-01T16:59:00Z">
        <w:r w:rsidR="008C5B89" w:rsidRPr="0015290B">
          <w:rPr>
            <w:lang w:val="en-US"/>
          </w:rPr>
          <w:t xml:space="preserve"> a</w:t>
        </w:r>
      </w:ins>
      <w:ins w:id="509" w:author="Deepikaa Menon" w:date="2020-09-01T17:00:00Z">
        <w:r w:rsidR="008C5B89" w:rsidRPr="0015290B">
          <w:rPr>
            <w:lang w:val="en-US"/>
          </w:rPr>
          <w:t xml:space="preserve">mount of </w:t>
        </w:r>
        <w:proofErr w:type="spellStart"/>
        <w:r w:rsidR="008C5B89" w:rsidRPr="0015290B">
          <w:rPr>
            <w:lang w:val="en-US"/>
          </w:rPr>
          <w:t>Rvs</w:t>
        </w:r>
        <w:proofErr w:type="spellEnd"/>
        <w:r w:rsidR="008C5B89" w:rsidRPr="0015290B">
          <w:rPr>
            <w:lang w:val="en-US"/>
          </w:rPr>
          <w:t xml:space="preserve"> recruited to endocytic sites</w:t>
        </w:r>
      </w:ins>
      <w:ins w:id="510" w:author="Deepikaa Menon" w:date="2020-09-01T17:03:00Z">
        <w:r w:rsidR="00FD0EF1" w:rsidRPr="0015290B">
          <w:rPr>
            <w:lang w:val="en-US"/>
          </w:rPr>
          <w:t>.</w:t>
        </w:r>
      </w:ins>
      <w:ins w:id="511" w:author="Deepikaa Menon" w:date="2020-09-01T17:06:00Z">
        <w:r w:rsidR="00644CB1" w:rsidRPr="00644CB1">
          <w:rPr>
            <w:lang w:val="en-US"/>
          </w:rPr>
          <w:t xml:space="preserve"> </w:t>
        </w:r>
      </w:ins>
      <w:del w:id="512" w:author="Deepikaa Menon" w:date="2020-09-01T17:20:00Z">
        <w:r w:rsidR="00644CB1" w:rsidRPr="00400C34" w:rsidDel="00400C34">
          <w:rPr>
            <w:lang w:val="en-US"/>
          </w:rPr>
          <w:delText>To</w:delText>
        </w:r>
        <w:r w:rsidR="00644CB1" w:rsidRPr="00D85EF5" w:rsidDel="00400C34">
          <w:rPr>
            <w:lang w:val="en-US"/>
          </w:rPr>
          <w:delText xml:space="preserve"> check whether increasing the recruitment of the Rvs complex can rescue reduced Sla1 movement</w:delText>
        </w:r>
      </w:del>
      <w:ins w:id="513" w:author="Deepikaa Menon" w:date="2020-09-01T17:20:00Z">
        <w:r w:rsidR="00400C34">
          <w:rPr>
            <w:lang w:val="en-US"/>
          </w:rPr>
          <w:t xml:space="preserve">We titrated the amount of </w:t>
        </w:r>
        <w:proofErr w:type="spellStart"/>
        <w:r w:rsidR="00400C34">
          <w:rPr>
            <w:lang w:val="en-US"/>
          </w:rPr>
          <w:t>Rvs</w:t>
        </w:r>
        <w:proofErr w:type="spellEnd"/>
        <w:r w:rsidR="00400C34">
          <w:rPr>
            <w:lang w:val="en-US"/>
          </w:rPr>
          <w:t xml:space="preserve"> expressed in cells by duplicat</w:t>
        </w:r>
      </w:ins>
      <w:ins w:id="514" w:author="Deepikaa Menon" w:date="2020-09-01T18:16:00Z">
        <w:r w:rsidR="00BA3215">
          <w:rPr>
            <w:lang w:val="en-US"/>
          </w:rPr>
          <w:t>ing</w:t>
        </w:r>
      </w:ins>
      <w:ins w:id="515" w:author="Deepikaa Menon" w:date="2020-09-01T17:20:00Z">
        <w:r w:rsidR="00400C34">
          <w:rPr>
            <w:lang w:val="en-US"/>
          </w:rPr>
          <w:t xml:space="preserve"> the</w:t>
        </w:r>
      </w:ins>
      <w:r w:rsidR="00644CB1" w:rsidRPr="00D85EF5">
        <w:rPr>
          <w:lang w:val="en-US"/>
        </w:rPr>
        <w:t xml:space="preserve"> Rvs167 and Rvs161 genes endogenously </w:t>
      </w:r>
      <w:ins w:id="516" w:author="Deepikaa Menon" w:date="2020-09-04T15:12:00Z">
        <w:r w:rsidR="008C2E7B">
          <w:rPr>
            <w:lang w:val="en-US"/>
          </w:rPr>
          <w:fldChar w:fldCharType="begin" w:fldLock="1"/>
        </w:r>
      </w:ins>
      <w:r w:rsidR="007301F6">
        <w:rPr>
          <w:lang w:val="en-US"/>
        </w:rPr>
        <w:instrText>ADDIN CSL_CITATION {"citationItems":[{"id":"ITEM-1","itemData":{"DOI":"10.1371/journal.pone.0114590","ISSN":"1932-6203","author":[{"dropping-particle":"","family":"Huber","given":"Florian","non-dropping-particle":"","parse-names":false,"suffix":""},{"dropping-particle":"","family":"Meurer","given":"Matthias","non-dropping-particle":"","parse-names":false,"suffix":""},{"dropping-particle":"","family":"Bunina","given":"Daria","non-dropping-particle":"","parse-names":false,"suffix":""},{"dropping-particle":"","family":"Kats","given":"Ilia","non-dropping-particle":"","parse-names":false,"suffix":""},{"dropping-particle":"","family":"Maeder","given":"Céline I.","non-dropping-particle":"","parse-names":false,"suffix":""},{"dropping-particle":"","family":"Štefl","given":"Martin","non-dropping-particle":"","parse-names":false,"suffix":""},{"dropping-particle":"","family":"Mongis","given":"Cyril","non-dropping-particle":"","parse-names":false,"suffix":""},{"dropping-particle":"","family":"Knop","given":"Michael","non-dropping-particle":"","parse-names":false,"suffix":""}],"container-title":"PLoS ONE","editor":[{"dropping-particle":"","family":"Schacherer","given":"Joseph","non-dropping-particle":"","parse-names":false,"suffix":""}],"id":"ITEM-1","issue":"12","issued":{"date-parts":[["2014","12","10"]]},"page":"e114590","publisher":"Public Library of Science","title":"PCR Duplication: A One-Step Cloning-Free Method to Generate Duplicated Chromosomal Loci and Interference-Free Expression Reporters in Yeast","type":"article-journal","volume":"9"},"uris":["http://www.mendeley.com/documents/?uuid=a53560a3-a835-302d-8d81-2c71fedf318e"]}],"mendeley":{"formattedCitation":"(Huber et al. 2014)","plainTextFormattedCitation":"(Huber et al. 2014)","previouslyFormattedCitation":"(Huber et al. 2014)"},"properties":{"noteIndex":0},"schema":"https://github.com/citation-style-language/schema/raw/master/csl-citation.json"}</w:instrText>
      </w:r>
      <w:r w:rsidR="008C2E7B">
        <w:rPr>
          <w:lang w:val="en-US"/>
        </w:rPr>
        <w:fldChar w:fldCharType="separate"/>
      </w:r>
      <w:r w:rsidR="008C2E7B" w:rsidRPr="008C2E7B">
        <w:rPr>
          <w:noProof/>
          <w:lang w:val="en-US"/>
        </w:rPr>
        <w:t>(Huber et al. 2014)</w:t>
      </w:r>
      <w:ins w:id="517" w:author="Deepikaa Menon" w:date="2020-09-04T15:12:00Z">
        <w:r w:rsidR="008C2E7B">
          <w:rPr>
            <w:lang w:val="en-US"/>
          </w:rPr>
          <w:fldChar w:fldCharType="end"/>
        </w:r>
        <w:r w:rsidR="008C2E7B">
          <w:rPr>
            <w:lang w:val="en-US"/>
          </w:rPr>
          <w:t xml:space="preserve"> </w:t>
        </w:r>
      </w:ins>
      <w:r w:rsidR="00644CB1" w:rsidRPr="00D85EF5">
        <w:rPr>
          <w:lang w:val="en-US"/>
        </w:rPr>
        <w:t>in diploid and haploid yeast cells</w:t>
      </w:r>
      <w:ins w:id="518" w:author="Deepikaa Menon" w:date="2020-09-04T15:25:00Z">
        <w:r w:rsidR="002334A7">
          <w:rPr>
            <w:lang w:val="en-US"/>
          </w:rPr>
          <w:t xml:space="preserve"> (Fig.5)</w:t>
        </w:r>
      </w:ins>
      <w:ins w:id="519" w:author="Deepikaa Menon" w:date="2020-09-04T15:11:00Z">
        <w:r w:rsidR="008C2E7B">
          <w:rPr>
            <w:lang w:val="en-US"/>
          </w:rPr>
          <w:t xml:space="preserve"> </w:t>
        </w:r>
      </w:ins>
      <w:ins w:id="520" w:author="Deepikaa Menon" w:date="2020-09-01T17:21:00Z">
        <w:r w:rsidR="00400C34">
          <w:rPr>
            <w:lang w:val="en-US"/>
          </w:rPr>
          <w:t xml:space="preserve">. We </w:t>
        </w:r>
      </w:ins>
      <w:ins w:id="521" w:author="Deepikaa Menon" w:date="2020-09-01T17:22:00Z">
        <w:r w:rsidR="00400C34">
          <w:rPr>
            <w:lang w:val="en-US"/>
          </w:rPr>
          <w:t xml:space="preserve">thus </w:t>
        </w:r>
      </w:ins>
      <w:ins w:id="522" w:author="Deepikaa Menon" w:date="2020-09-04T16:42:00Z">
        <w:r w:rsidR="003B36D7">
          <w:rPr>
            <w:lang w:val="en-US"/>
          </w:rPr>
          <w:t>made</w:t>
        </w:r>
      </w:ins>
      <w:ins w:id="523" w:author="Deepikaa Menon" w:date="2020-09-01T17:21:00Z">
        <w:r w:rsidR="00400C34">
          <w:rPr>
            <w:lang w:val="en-US"/>
          </w:rPr>
          <w:t xml:space="preserve"> diploid strains with 4x copies of both the </w:t>
        </w:r>
        <w:proofErr w:type="spellStart"/>
        <w:r w:rsidR="00400C34">
          <w:rPr>
            <w:lang w:val="en-US"/>
          </w:rPr>
          <w:t>Rvs</w:t>
        </w:r>
        <w:proofErr w:type="spellEnd"/>
        <w:r w:rsidR="00400C34">
          <w:rPr>
            <w:lang w:val="en-US"/>
          </w:rPr>
          <w:t xml:space="preserve"> gen</w:t>
        </w:r>
      </w:ins>
      <w:ins w:id="524" w:author="Deepikaa Menon" w:date="2020-09-01T17:22:00Z">
        <w:r w:rsidR="00400C34">
          <w:rPr>
            <w:lang w:val="en-US"/>
          </w:rPr>
          <w:t>es, 2x copies (WT diploid cells), and 1x copy</w:t>
        </w:r>
      </w:ins>
      <w:ins w:id="525" w:author="Deepikaa Menon" w:date="2020-09-01T18:39:00Z">
        <w:r w:rsidR="00841721">
          <w:rPr>
            <w:lang w:val="en-US"/>
          </w:rPr>
          <w:t>.</w:t>
        </w:r>
      </w:ins>
      <w:ins w:id="526" w:author="Deepikaa Menon" w:date="2020-09-01T18:40:00Z">
        <w:r w:rsidR="00841721">
          <w:rPr>
            <w:lang w:val="en-US"/>
          </w:rPr>
          <w:t xml:space="preserve"> </w:t>
        </w:r>
      </w:ins>
      <w:ins w:id="527" w:author="Deepikaa Menon" w:date="2020-09-04T15:12:00Z">
        <w:r w:rsidR="0075331C">
          <w:rPr>
            <w:lang w:val="en-US"/>
          </w:rPr>
          <w:t>Number of molecules of</w:t>
        </w:r>
      </w:ins>
      <w:ins w:id="528" w:author="Deepikaa Menon" w:date="2020-09-01T18:40:00Z">
        <w:r w:rsidR="00841721" w:rsidRPr="00D85EF5">
          <w:rPr>
            <w:lang w:val="en-US"/>
          </w:rPr>
          <w:t xml:space="preserve"> Rvs167 recruited to </w:t>
        </w:r>
      </w:ins>
      <w:ins w:id="529" w:author="Microsoft Office User" w:date="2020-09-08T01:51:00Z">
        <w:r w:rsidR="00193882">
          <w:rPr>
            <w:lang w:val="en-US"/>
          </w:rPr>
          <w:t xml:space="preserve">endocytic </w:t>
        </w:r>
      </w:ins>
      <w:ins w:id="530" w:author="Deepikaa Menon" w:date="2020-09-01T18:40:00Z">
        <w:r w:rsidR="00841721" w:rsidRPr="00D85EF5">
          <w:rPr>
            <w:lang w:val="en-US"/>
          </w:rPr>
          <w:t xml:space="preserve">sites increases with gene copy number (Fig5f). </w:t>
        </w:r>
      </w:ins>
      <w:ins w:id="531" w:author="Deepikaa Menon" w:date="2020-09-04T15:48:00Z">
        <w:r w:rsidR="00433452">
          <w:rPr>
            <w:lang w:val="en-US"/>
          </w:rPr>
          <w:t>“</w:t>
        </w:r>
        <w:r w:rsidR="00D6625C">
          <w:rPr>
            <w:lang w:val="en-US"/>
          </w:rPr>
          <w:t>Excess</w:t>
        </w:r>
      </w:ins>
      <w:ins w:id="532" w:author="Deepikaa Menon" w:date="2020-09-04T15:47:00Z">
        <w:r w:rsidR="00433452">
          <w:rPr>
            <w:lang w:val="en-US"/>
          </w:rPr>
          <w:t>”</w:t>
        </w:r>
      </w:ins>
      <w:ins w:id="533" w:author="Deepikaa Menon" w:date="2020-09-01T18:40:00Z">
        <w:r w:rsidR="00841721" w:rsidRPr="00D85EF5">
          <w:rPr>
            <w:lang w:val="en-US"/>
          </w:rPr>
          <w:t xml:space="preserve"> </w:t>
        </w:r>
        <w:proofErr w:type="spellStart"/>
        <w:r w:rsidR="00841721" w:rsidRPr="00D85EF5">
          <w:rPr>
            <w:lang w:val="en-US"/>
          </w:rPr>
          <w:t>Rvs</w:t>
        </w:r>
        <w:proofErr w:type="spellEnd"/>
        <w:r w:rsidR="00841721" w:rsidRPr="00D85EF5">
          <w:rPr>
            <w:lang w:val="en-US"/>
          </w:rPr>
          <w:t xml:space="preserve"> recruited to endocytic sites in the 4x case does not change the rate or total</w:t>
        </w:r>
        <w:del w:id="534" w:author="Microsoft Office User" w:date="2020-09-08T01:50:00Z">
          <w:r w:rsidR="00841721" w:rsidRPr="00D85EF5" w:rsidDel="00025007">
            <w:rPr>
              <w:lang w:val="en-US"/>
            </w:rPr>
            <w:delText xml:space="preserve"> inward</w:delText>
          </w:r>
        </w:del>
        <w:r w:rsidR="00841721" w:rsidRPr="00D85EF5">
          <w:rPr>
            <w:lang w:val="en-US"/>
          </w:rPr>
          <w:t xml:space="preserve"> movement of Sla1, or of Rvs167 (Fig5d,e). In the case of 1x </w:t>
        </w:r>
        <w:proofErr w:type="spellStart"/>
        <w:r w:rsidR="00841721" w:rsidRPr="00D85EF5">
          <w:rPr>
            <w:lang w:val="en-US"/>
          </w:rPr>
          <w:t>Rvs</w:t>
        </w:r>
        <w:proofErr w:type="spellEnd"/>
        <w:r w:rsidR="00841721" w:rsidRPr="00D85EF5">
          <w:rPr>
            <w:lang w:val="en-US"/>
          </w:rPr>
          <w:t>, Sla1 movement is slightly reduced after 100nm (Fig5</w:t>
        </w:r>
      </w:ins>
      <w:ins w:id="535" w:author="Deepikaa Menon" w:date="2020-09-04T16:43:00Z">
        <w:r w:rsidR="003B36D7">
          <w:rPr>
            <w:lang w:val="en-US"/>
          </w:rPr>
          <w:t>c</w:t>
        </w:r>
      </w:ins>
      <w:ins w:id="536" w:author="Deepikaa Menon" w:date="2020-09-01T18:40:00Z">
        <w:r w:rsidR="00841721" w:rsidRPr="00D85EF5">
          <w:rPr>
            <w:lang w:val="en-US"/>
          </w:rPr>
          <w:t>). Magnitude of Rvs167 inward movement is unchanged, but the Rvs167-eGFP signal is lost immediately after the inward movement in the 1x case, unlike in the 4x and 2x cases</w:t>
        </w:r>
      </w:ins>
      <w:ins w:id="537" w:author="Deepikaa Menon" w:date="2020-09-04T15:14:00Z">
        <w:r w:rsidR="004444E7">
          <w:rPr>
            <w:lang w:val="en-US"/>
          </w:rPr>
          <w:t>, likely because fewer molecules are recruited</w:t>
        </w:r>
      </w:ins>
      <w:ins w:id="538" w:author="Deepikaa Menon" w:date="2020-09-04T15:18:00Z">
        <w:r w:rsidR="00B811AD">
          <w:rPr>
            <w:lang w:val="en-US"/>
          </w:rPr>
          <w:t xml:space="preserve"> (Fig.5c)</w:t>
        </w:r>
      </w:ins>
      <w:ins w:id="539" w:author="Deepikaa Menon" w:date="2020-09-01T18:40:00Z">
        <w:r w:rsidR="00841721" w:rsidRPr="00D85EF5">
          <w:rPr>
            <w:lang w:val="en-US"/>
          </w:rPr>
          <w:t>.</w:t>
        </w:r>
      </w:ins>
      <w:ins w:id="540" w:author="Deepikaa Menon" w:date="2020-09-04T15:21:00Z">
        <w:r w:rsidR="00793AF5">
          <w:rPr>
            <w:lang w:val="en-US"/>
          </w:rPr>
          <w:t xml:space="preserve"> Unlike in the </w:t>
        </w:r>
        <w:r w:rsidR="00793AF5" w:rsidRPr="0084107E">
          <w:rPr>
            <w:i/>
            <w:iCs/>
            <w:lang w:val="en-US"/>
          </w:rPr>
          <w:t>Rvs167</w:t>
        </w:r>
        <w:r w:rsidR="00793AF5" w:rsidRPr="0084107E">
          <w:rPr>
            <w:i/>
            <w:iCs/>
            <w:lang w:val="en-US"/>
          </w:rPr>
          <w:sym w:font="Symbol" w:char="F044"/>
        </w:r>
        <w:r w:rsidR="00793AF5" w:rsidRPr="0084107E">
          <w:rPr>
            <w:i/>
            <w:iCs/>
            <w:lang w:val="en-US"/>
          </w:rPr>
          <w:t>sh3</w:t>
        </w:r>
        <w:r w:rsidR="00793AF5">
          <w:rPr>
            <w:i/>
            <w:iCs/>
            <w:lang w:val="en-US"/>
          </w:rPr>
          <w:t xml:space="preserve"> </w:t>
        </w:r>
        <w:r w:rsidR="00793AF5">
          <w:rPr>
            <w:lang w:val="en-US"/>
          </w:rPr>
          <w:t>case, Abp1 and Rvs167 peaks are concomitant for all three strains, with similar amounts of Abp1 recruited irrespective of Rvs1</w:t>
        </w:r>
      </w:ins>
      <w:ins w:id="541" w:author="Deepikaa Menon" w:date="2020-09-04T15:22:00Z">
        <w:r w:rsidR="00793AF5">
          <w:rPr>
            <w:lang w:val="en-US"/>
          </w:rPr>
          <w:t xml:space="preserve">67 numbers. There is there no </w:t>
        </w:r>
        <w:r w:rsidR="00CD6EC2">
          <w:rPr>
            <w:lang w:val="en-US"/>
          </w:rPr>
          <w:t>apparent</w:t>
        </w:r>
        <w:r w:rsidR="00793AF5">
          <w:rPr>
            <w:lang w:val="en-US"/>
          </w:rPr>
          <w:t xml:space="preserve"> disruption of the </w:t>
        </w:r>
        <w:proofErr w:type="spellStart"/>
        <w:r w:rsidR="00793AF5">
          <w:rPr>
            <w:lang w:val="en-US"/>
          </w:rPr>
          <w:t>actin</w:t>
        </w:r>
        <w:proofErr w:type="spellEnd"/>
        <w:r w:rsidR="00793AF5">
          <w:rPr>
            <w:lang w:val="en-US"/>
          </w:rPr>
          <w:t xml:space="preserve"> network</w:t>
        </w:r>
        <w:r w:rsidR="00D933DC">
          <w:rPr>
            <w:lang w:val="en-US"/>
          </w:rPr>
          <w:t xml:space="preserve">, or of </w:t>
        </w:r>
      </w:ins>
      <w:ins w:id="542" w:author="Deepikaa Menon" w:date="2020-09-04T15:23:00Z">
        <w:r w:rsidR="00A6562B">
          <w:rPr>
            <w:lang w:val="en-US"/>
          </w:rPr>
          <w:t>the coupling between scission and actin network disassembly</w:t>
        </w:r>
      </w:ins>
      <w:ins w:id="543" w:author="Deepikaa Menon" w:date="2020-09-04T15:22:00Z">
        <w:r w:rsidR="00793AF5">
          <w:rPr>
            <w:lang w:val="en-US"/>
          </w:rPr>
          <w:t xml:space="preserve">. </w:t>
        </w:r>
      </w:ins>
      <w:ins w:id="544" w:author="Deepikaa Menon" w:date="2020-09-04T15:49:00Z">
        <w:r w:rsidR="00D54BA8">
          <w:rPr>
            <w:lang w:val="en-US"/>
          </w:rPr>
          <w:t xml:space="preserve">It did not appear that adding more </w:t>
        </w:r>
        <w:proofErr w:type="spellStart"/>
        <w:r w:rsidR="00D54BA8">
          <w:rPr>
            <w:lang w:val="en-US"/>
          </w:rPr>
          <w:t>Rvs</w:t>
        </w:r>
        <w:proofErr w:type="spellEnd"/>
        <w:r w:rsidR="00D54BA8">
          <w:rPr>
            <w:lang w:val="en-US"/>
          </w:rPr>
          <w:t xml:space="preserve"> than in the WT case in diploids led to differences in Sla1 movement, although reducing the amo</w:t>
        </w:r>
      </w:ins>
      <w:ins w:id="545" w:author="Deepikaa Menon" w:date="2020-09-04T15:50:00Z">
        <w:r w:rsidR="00D54BA8">
          <w:rPr>
            <w:lang w:val="en-US"/>
          </w:rPr>
          <w:t>u</w:t>
        </w:r>
      </w:ins>
      <w:ins w:id="546" w:author="Deepikaa Menon" w:date="2020-09-04T15:49:00Z">
        <w:r w:rsidR="00D54BA8">
          <w:rPr>
            <w:lang w:val="en-US"/>
          </w:rPr>
          <w:t xml:space="preserve">nt of </w:t>
        </w:r>
        <w:proofErr w:type="spellStart"/>
        <w:r w:rsidR="00D54BA8">
          <w:rPr>
            <w:lang w:val="en-US"/>
          </w:rPr>
          <w:t>Rvs</w:t>
        </w:r>
      </w:ins>
      <w:proofErr w:type="spellEnd"/>
      <w:ins w:id="547" w:author="Deepikaa Menon" w:date="2020-09-04T16:34:00Z">
        <w:r w:rsidR="003B36D7">
          <w:rPr>
            <w:lang w:val="en-US"/>
          </w:rPr>
          <w:t>-</w:t>
        </w:r>
      </w:ins>
      <w:ins w:id="548" w:author="Deepikaa Menon" w:date="2020-09-04T16:46:00Z">
        <w:r w:rsidR="003046C5">
          <w:rPr>
            <w:lang w:val="en-US"/>
          </w:rPr>
          <w:t xml:space="preserve"> </w:t>
        </w:r>
      </w:ins>
      <w:ins w:id="549" w:author="Deepikaa Menon" w:date="2020-09-04T15:49:00Z">
        <w:r w:rsidR="00D54BA8">
          <w:rPr>
            <w:lang w:val="en-US"/>
          </w:rPr>
          <w:t>as in the 1x case</w:t>
        </w:r>
      </w:ins>
      <w:ins w:id="550" w:author="Deepikaa Menon" w:date="2020-09-04T16:34:00Z">
        <w:r w:rsidR="003B36D7">
          <w:rPr>
            <w:lang w:val="en-US"/>
          </w:rPr>
          <w:t>-</w:t>
        </w:r>
      </w:ins>
      <w:ins w:id="551" w:author="Deepikaa Menon" w:date="2020-09-04T15:49:00Z">
        <w:r w:rsidR="00D54BA8">
          <w:rPr>
            <w:lang w:val="en-US"/>
          </w:rPr>
          <w:t xml:space="preserve"> </w:t>
        </w:r>
      </w:ins>
      <w:ins w:id="552" w:author="Deepikaa Menon" w:date="2020-09-04T15:50:00Z">
        <w:r w:rsidR="00D54BA8">
          <w:rPr>
            <w:lang w:val="en-US"/>
          </w:rPr>
          <w:t>marginally decreased movement</w:t>
        </w:r>
      </w:ins>
      <w:ins w:id="553" w:author="Deepikaa Menon" w:date="2020-09-04T16:58:00Z">
        <w:r w:rsidR="00916135">
          <w:rPr>
            <w:lang w:val="en-US"/>
          </w:rPr>
          <w:t xml:space="preserve">. </w:t>
        </w:r>
      </w:ins>
    </w:p>
    <w:p w14:paraId="7F7FD643" w14:textId="77777777" w:rsidR="000C1C95" w:rsidRDefault="000C1C95" w:rsidP="00136A77">
      <w:pPr>
        <w:rPr>
          <w:ins w:id="554" w:author="Deepikaa Menon" w:date="2020-09-04T19:05:00Z"/>
          <w:lang w:val="en-US"/>
        </w:rPr>
      </w:pPr>
    </w:p>
    <w:p w14:paraId="2BCF5E16" w14:textId="1C354E17" w:rsidR="00AA2570" w:rsidRPr="00AA2570" w:rsidRDefault="00916135" w:rsidP="00AA2570">
      <w:pPr>
        <w:rPr>
          <w:ins w:id="555" w:author="Deepikaa Menon" w:date="2020-09-04T19:29:00Z"/>
          <w:sz w:val="20"/>
          <w:szCs w:val="20"/>
          <w:lang w:val="en-US"/>
        </w:rPr>
      </w:pPr>
      <w:ins w:id="556" w:author="Deepikaa Menon" w:date="2020-09-04T16:58:00Z">
        <w:r>
          <w:rPr>
            <w:lang w:val="en-US"/>
          </w:rPr>
          <w:t>I</w:t>
        </w:r>
      </w:ins>
      <w:ins w:id="557" w:author="Deepikaa Menon" w:date="2020-09-04T16:59:00Z">
        <w:r>
          <w:rPr>
            <w:lang w:val="en-US"/>
          </w:rPr>
          <w:t>n</w:t>
        </w:r>
      </w:ins>
      <w:ins w:id="558" w:author="Deepikaa Menon" w:date="2020-09-04T15:58:00Z">
        <w:r w:rsidR="008C403C">
          <w:rPr>
            <w:lang w:val="en-US"/>
          </w:rPr>
          <w:t xml:space="preserve"> haploids, </w:t>
        </w:r>
      </w:ins>
      <w:ins w:id="559" w:author="Deepikaa Menon" w:date="2020-09-04T16:59:00Z">
        <w:r>
          <w:rPr>
            <w:lang w:val="en-US"/>
          </w:rPr>
          <w:t>we</w:t>
        </w:r>
      </w:ins>
      <w:ins w:id="560" w:author="Deepikaa Menon" w:date="2020-09-04T15:58:00Z">
        <w:r w:rsidR="008C403C">
          <w:rPr>
            <w:lang w:val="en-US"/>
          </w:rPr>
          <w:t xml:space="preserve"> duplicated the</w:t>
        </w:r>
      </w:ins>
      <w:ins w:id="561" w:author="Deepikaa Menon" w:date="2020-09-04T17:18:00Z">
        <w:r w:rsidR="002942A1">
          <w:rPr>
            <w:lang w:val="en-US"/>
          </w:rPr>
          <w:t xml:space="preserve"> full-length Rvs</w:t>
        </w:r>
        <w:r w:rsidR="00CE0B00">
          <w:rPr>
            <w:lang w:val="en-US"/>
          </w:rPr>
          <w:t>167</w:t>
        </w:r>
        <w:r w:rsidR="002942A1">
          <w:rPr>
            <w:lang w:val="en-US"/>
          </w:rPr>
          <w:t xml:space="preserve"> gene</w:t>
        </w:r>
      </w:ins>
      <w:ins w:id="562" w:author="Deepikaa Menon" w:date="2020-09-04T19:10:00Z">
        <w:r w:rsidR="006B2661">
          <w:rPr>
            <w:lang w:val="en-US"/>
          </w:rPr>
          <w:t>,</w:t>
        </w:r>
      </w:ins>
      <w:ins w:id="563" w:author="Deepikaa Menon" w:date="2020-09-04T17:18:00Z">
        <w:r w:rsidR="002942A1">
          <w:rPr>
            <w:lang w:val="en-US"/>
          </w:rPr>
          <w:t xml:space="preserve"> as well as</w:t>
        </w:r>
      </w:ins>
      <w:ins w:id="564" w:author="Deepikaa Menon" w:date="2020-09-04T15:58:00Z">
        <w:r w:rsidR="008C403C">
          <w:rPr>
            <w:lang w:val="en-US"/>
          </w:rPr>
          <w:t xml:space="preserve"> </w:t>
        </w:r>
        <w:r w:rsidR="008C403C" w:rsidRPr="0084107E">
          <w:rPr>
            <w:i/>
            <w:iCs/>
            <w:lang w:val="en-US"/>
          </w:rPr>
          <w:t>Rvs167</w:t>
        </w:r>
        <w:r w:rsidR="008C403C" w:rsidRPr="0084107E">
          <w:rPr>
            <w:i/>
            <w:iCs/>
            <w:lang w:val="en-US"/>
          </w:rPr>
          <w:sym w:font="Symbol" w:char="F044"/>
        </w:r>
        <w:r w:rsidR="008C403C" w:rsidRPr="0084107E">
          <w:rPr>
            <w:i/>
            <w:iCs/>
            <w:lang w:val="en-US"/>
          </w:rPr>
          <w:t>sh3</w:t>
        </w:r>
        <w:r w:rsidR="008C403C">
          <w:rPr>
            <w:i/>
            <w:iCs/>
            <w:lang w:val="en-US"/>
          </w:rPr>
          <w:t xml:space="preserve"> </w:t>
        </w:r>
        <w:r w:rsidR="008C403C">
          <w:rPr>
            <w:lang w:val="en-US"/>
          </w:rPr>
          <w:t>gene</w:t>
        </w:r>
      </w:ins>
      <w:ins w:id="565" w:author="Deepikaa Menon" w:date="2020-09-04T15:59:00Z">
        <w:r w:rsidR="00354435">
          <w:rPr>
            <w:lang w:val="en-US"/>
          </w:rPr>
          <w:t>,</w:t>
        </w:r>
      </w:ins>
      <w:ins w:id="566" w:author="Deepikaa Menon" w:date="2020-09-04T16:59:00Z">
        <w:r>
          <w:rPr>
            <w:lang w:val="en-US"/>
          </w:rPr>
          <w:t xml:space="preserve"> </w:t>
        </w:r>
      </w:ins>
      <w:ins w:id="567" w:author="Deepikaa Menon" w:date="2020-09-04T19:13:00Z">
        <w:r w:rsidR="001D18CE">
          <w:rPr>
            <w:lang w:val="en-US"/>
          </w:rPr>
          <w:t xml:space="preserve">producing strains with 2x copies of the </w:t>
        </w:r>
        <w:proofErr w:type="spellStart"/>
        <w:r w:rsidR="001D18CE">
          <w:rPr>
            <w:lang w:val="en-US"/>
          </w:rPr>
          <w:t>Rvs</w:t>
        </w:r>
        <w:proofErr w:type="spellEnd"/>
        <w:r w:rsidR="001D18CE">
          <w:rPr>
            <w:lang w:val="en-US"/>
          </w:rPr>
          <w:t xml:space="preserve"> genes (2x</w:t>
        </w:r>
      </w:ins>
      <w:ins w:id="568" w:author="Deepikaa Menon" w:date="2020-09-04T19:24:00Z">
        <w:r w:rsidR="00F35E59">
          <w:rPr>
            <w:lang w:val="en-US"/>
          </w:rPr>
          <w:t>Rvs</w:t>
        </w:r>
      </w:ins>
      <w:ins w:id="569" w:author="Deepikaa Menon" w:date="2020-09-04T19:13:00Z">
        <w:r w:rsidR="001D18CE">
          <w:rPr>
            <w:lang w:val="en-US"/>
          </w:rPr>
          <w:t>), 1x copy</w:t>
        </w:r>
      </w:ins>
      <w:ins w:id="570" w:author="Deepikaa Menon" w:date="2020-09-04T19:14:00Z">
        <w:r w:rsidR="001D18CE">
          <w:rPr>
            <w:lang w:val="en-US"/>
          </w:rPr>
          <w:t xml:space="preserve"> of each</w:t>
        </w:r>
      </w:ins>
      <w:ins w:id="571" w:author="Deepikaa Menon" w:date="2020-09-04T19:13:00Z">
        <w:r w:rsidR="001D18CE">
          <w:rPr>
            <w:lang w:val="en-US"/>
          </w:rPr>
          <w:t xml:space="preserve"> (WT haploid</w:t>
        </w:r>
      </w:ins>
      <w:ins w:id="572" w:author="Deepikaa Menon" w:date="2020-09-04T19:24:00Z">
        <w:r w:rsidR="00F35E59">
          <w:rPr>
            <w:lang w:val="en-US"/>
          </w:rPr>
          <w:t>, 1xRv</w:t>
        </w:r>
      </w:ins>
      <w:ins w:id="573" w:author="Deepikaa Menon" w:date="2020-09-04T19:25:00Z">
        <w:r w:rsidR="00F35E59">
          <w:rPr>
            <w:lang w:val="en-US"/>
          </w:rPr>
          <w:t>s</w:t>
        </w:r>
      </w:ins>
      <w:ins w:id="574" w:author="Deepikaa Menon" w:date="2020-09-04T19:13:00Z">
        <w:r w:rsidR="001D18CE">
          <w:rPr>
            <w:lang w:val="en-US"/>
          </w:rPr>
          <w:t xml:space="preserve">), </w:t>
        </w:r>
      </w:ins>
      <w:ins w:id="575" w:author="Deepikaa Menon" w:date="2020-09-04T19:14:00Z">
        <w:r w:rsidR="001D18CE">
          <w:rPr>
            <w:lang w:val="en-US"/>
          </w:rPr>
          <w:t>2x copies of</w:t>
        </w:r>
      </w:ins>
      <w:ins w:id="576" w:author="Deepikaa Menon" w:date="2020-09-04T19:20:00Z">
        <w:r w:rsidR="00143840">
          <w:rPr>
            <w:lang w:val="en-US"/>
          </w:rPr>
          <w:t xml:space="preserve"> the BAR-GPA domains </w:t>
        </w:r>
      </w:ins>
      <w:ins w:id="577" w:author="Deepikaa Menon" w:date="2020-09-04T19:14:00Z">
        <w:r w:rsidR="001D18CE">
          <w:rPr>
            <w:lang w:val="en-US"/>
          </w:rPr>
          <w:t>(2x BAR), or 1 copy of</w:t>
        </w:r>
      </w:ins>
      <w:ins w:id="578" w:author="Deepikaa Menon" w:date="2020-09-04T19:20:00Z">
        <w:r w:rsidR="00143840">
          <w:rPr>
            <w:lang w:val="en-US"/>
          </w:rPr>
          <w:t xml:space="preserve"> BAR-GPA domains </w:t>
        </w:r>
      </w:ins>
      <w:ins w:id="579" w:author="Deepikaa Menon" w:date="2020-09-04T19:14:00Z">
        <w:r w:rsidR="001D18CE">
          <w:rPr>
            <w:lang w:val="en-US"/>
          </w:rPr>
          <w:t>(1xBAR). Maximum</w:t>
        </w:r>
      </w:ins>
      <w:ins w:id="580" w:author="Deepikaa Menon" w:date="2020-09-04T16:59:00Z">
        <w:r w:rsidR="00D61BD3">
          <w:rPr>
            <w:lang w:val="en-US"/>
          </w:rPr>
          <w:t xml:space="preserve"> </w:t>
        </w:r>
      </w:ins>
      <w:ins w:id="581" w:author="Deepikaa Menon" w:date="2020-09-04T15:59:00Z">
        <w:r w:rsidR="00505B74">
          <w:rPr>
            <w:lang w:val="en-US"/>
          </w:rPr>
          <w:t>Rvs</w:t>
        </w:r>
      </w:ins>
      <w:ins w:id="582" w:author="Deepikaa Menon" w:date="2020-09-04T19:15:00Z">
        <w:r w:rsidR="00D91134">
          <w:rPr>
            <w:lang w:val="en-US"/>
          </w:rPr>
          <w:t>167</w:t>
        </w:r>
      </w:ins>
      <w:ins w:id="583" w:author="Deepikaa Menon" w:date="2020-09-04T15:59:00Z">
        <w:r w:rsidR="00505B74">
          <w:rPr>
            <w:lang w:val="en-US"/>
          </w:rPr>
          <w:t xml:space="preserve"> numbers at endocytic sites</w:t>
        </w:r>
      </w:ins>
      <w:ins w:id="584" w:author="Deepikaa Menon" w:date="2020-09-04T16:46:00Z">
        <w:r w:rsidR="006530F4">
          <w:rPr>
            <w:lang w:val="en-US"/>
          </w:rPr>
          <w:t xml:space="preserve"> var</w:t>
        </w:r>
      </w:ins>
      <w:ins w:id="585" w:author="Deepikaa Menon" w:date="2020-09-04T19:15:00Z">
        <w:r w:rsidR="008541E4">
          <w:rPr>
            <w:lang w:val="en-US"/>
          </w:rPr>
          <w:t>ied in these strains</w:t>
        </w:r>
      </w:ins>
      <w:ins w:id="586" w:author="Deepikaa Menon" w:date="2020-09-04T16:46:00Z">
        <w:r w:rsidR="006530F4">
          <w:rPr>
            <w:lang w:val="en-US"/>
          </w:rPr>
          <w:t xml:space="preserve"> between </w:t>
        </w:r>
      </w:ins>
      <w:ins w:id="587" w:author="Deepikaa Menon" w:date="2020-09-04T16:59:00Z">
        <w:r w:rsidR="00D61BD3">
          <w:rPr>
            <w:lang w:val="en-US"/>
          </w:rPr>
          <w:t>50 and 1</w:t>
        </w:r>
        <w:r w:rsidR="00B77318">
          <w:rPr>
            <w:lang w:val="en-US"/>
          </w:rPr>
          <w:t>8</w:t>
        </w:r>
        <w:r w:rsidR="00D61BD3">
          <w:rPr>
            <w:lang w:val="en-US"/>
          </w:rPr>
          <w:t>0 copies</w:t>
        </w:r>
      </w:ins>
      <w:ins w:id="588" w:author="Deepikaa Menon" w:date="2020-09-04T17:24:00Z">
        <w:r w:rsidR="00136A77" w:rsidRPr="004A6F2F">
          <w:rPr>
            <w:lang w:val="en-US"/>
          </w:rPr>
          <w:t>.</w:t>
        </w:r>
      </w:ins>
      <w:ins w:id="589" w:author="Deepikaa Menon" w:date="2020-09-04T19:12:00Z">
        <w:r w:rsidR="004A6F2F" w:rsidRPr="004A6F2F">
          <w:rPr>
            <w:lang w:val="en-US"/>
          </w:rPr>
          <w:t xml:space="preserve"> Sla1 dynamics remains the same </w:t>
        </w:r>
      </w:ins>
      <w:ins w:id="590" w:author="Deepikaa Menon" w:date="2020-09-04T19:13:00Z">
        <w:r w:rsidR="007B0149">
          <w:rPr>
            <w:lang w:val="en-US"/>
          </w:rPr>
          <w:t xml:space="preserve">in </w:t>
        </w:r>
        <w:proofErr w:type="spellStart"/>
        <w:r w:rsidR="007B0149">
          <w:rPr>
            <w:lang w:val="en-US"/>
          </w:rPr>
          <w:t>Rvs</w:t>
        </w:r>
        <w:proofErr w:type="spellEnd"/>
        <w:r w:rsidR="007B0149">
          <w:rPr>
            <w:lang w:val="en-US"/>
          </w:rPr>
          <w:t xml:space="preserve"> duplicated strain (2x) </w:t>
        </w:r>
      </w:ins>
      <w:ins w:id="591" w:author="Deepikaa Menon" w:date="2020-09-04T19:12:00Z">
        <w:r w:rsidR="004A6F2F" w:rsidRPr="004A6F2F">
          <w:rPr>
            <w:lang w:val="en-US"/>
          </w:rPr>
          <w:t xml:space="preserve">as in the WT (Fig5a). </w:t>
        </w:r>
      </w:ins>
      <w:ins w:id="592" w:author="Deepikaa Menon" w:date="2020-09-04T17:24:00Z">
        <w:r w:rsidR="00136A77" w:rsidRPr="004A6F2F">
          <w:rPr>
            <w:lang w:val="en-US"/>
          </w:rPr>
          <w:t>Duplicating the BAR-GPA domains alone increases the amount of BAR-GPA molecules</w:t>
        </w:r>
      </w:ins>
      <w:ins w:id="593" w:author="Microsoft Office User" w:date="2020-09-08T01:52:00Z">
        <w:r w:rsidR="00564367">
          <w:rPr>
            <w:lang w:val="en-US"/>
          </w:rPr>
          <w:t xml:space="preserve"> </w:t>
        </w:r>
      </w:ins>
      <w:ins w:id="594" w:author="Deepikaa Menon" w:date="2020-09-04T17:24:00Z">
        <w:r w:rsidR="00136A77" w:rsidRPr="004A6F2F">
          <w:rPr>
            <w:lang w:val="en-US"/>
          </w:rPr>
          <w:t xml:space="preserve"> recruited to endocytic sites </w:t>
        </w:r>
      </w:ins>
      <w:ins w:id="595" w:author="Microsoft Office User" w:date="2020-09-08T01:52:00Z">
        <w:r w:rsidR="00564367">
          <w:rPr>
            <w:lang w:val="en-US"/>
          </w:rPr>
          <w:t>compared to</w:t>
        </w:r>
        <w:r w:rsidR="00564367" w:rsidRPr="004A6F2F">
          <w:rPr>
            <w:lang w:val="en-US"/>
          </w:rPr>
          <w:t xml:space="preserve"> 1x BAR </w:t>
        </w:r>
      </w:ins>
      <w:ins w:id="596" w:author="Deepikaa Menon" w:date="2020-09-04T17:24:00Z">
        <w:r w:rsidR="00136A77" w:rsidRPr="004A6F2F">
          <w:rPr>
            <w:lang w:val="en-US"/>
          </w:rPr>
          <w:t>(Fig5</w:t>
        </w:r>
      </w:ins>
      <w:ins w:id="597" w:author="Deepikaa Menon" w:date="2020-09-04T17:25:00Z">
        <w:r w:rsidR="00136A77">
          <w:rPr>
            <w:lang w:val="en-US"/>
          </w:rPr>
          <w:t>e</w:t>
        </w:r>
      </w:ins>
      <w:ins w:id="598" w:author="Deepikaa Menon" w:date="2020-09-04T17:24:00Z">
        <w:r w:rsidR="00136A77" w:rsidRPr="004A6F2F">
          <w:rPr>
            <w:lang w:val="en-US"/>
          </w:rPr>
          <w:t xml:space="preserve">), and </w:t>
        </w:r>
      </w:ins>
      <w:ins w:id="599" w:author="Deepikaa Menon" w:date="2020-09-04T17:25:00Z">
        <w:r w:rsidR="008C429E">
          <w:rPr>
            <w:lang w:val="en-US"/>
          </w:rPr>
          <w:t>increases the</w:t>
        </w:r>
      </w:ins>
      <w:ins w:id="600" w:author="Deepikaa Menon" w:date="2020-09-04T17:24:00Z">
        <w:r w:rsidR="00136A77" w:rsidRPr="004A6F2F">
          <w:rPr>
            <w:lang w:val="en-US"/>
          </w:rPr>
          <w:t xml:space="preserve"> Sla1 movement</w:t>
        </w:r>
        <w:del w:id="601" w:author="Microsoft Office User" w:date="2020-09-08T01:52:00Z">
          <w:r w:rsidR="00136A77" w:rsidRPr="004A6F2F" w:rsidDel="00FA363B">
            <w:rPr>
              <w:lang w:val="en-US"/>
            </w:rPr>
            <w:delText xml:space="preserve"> </w:delText>
          </w:r>
        </w:del>
      </w:ins>
      <w:ins w:id="602" w:author="Deepikaa Menon" w:date="2020-09-04T17:25:00Z">
        <w:del w:id="603" w:author="Microsoft Office User" w:date="2020-09-08T01:52:00Z">
          <w:r w:rsidR="008C429E" w:rsidDel="00FA363B">
            <w:rPr>
              <w:lang w:val="en-US"/>
            </w:rPr>
            <w:delText>compared to</w:delText>
          </w:r>
        </w:del>
      </w:ins>
      <w:ins w:id="604" w:author="Deepikaa Menon" w:date="2020-09-04T17:24:00Z">
        <w:del w:id="605" w:author="Microsoft Office User" w:date="2020-09-08T01:52:00Z">
          <w:r w:rsidR="00136A77" w:rsidRPr="004A6F2F" w:rsidDel="00FA363B">
            <w:rPr>
              <w:lang w:val="en-US"/>
            </w:rPr>
            <w:delText xml:space="preserve"> 1x BAR</w:delText>
          </w:r>
        </w:del>
        <w:r w:rsidR="00136A77" w:rsidRPr="004A6F2F">
          <w:rPr>
            <w:lang w:val="en-US"/>
          </w:rPr>
          <w:t xml:space="preserve">, as well the inward jump of </w:t>
        </w:r>
      </w:ins>
      <w:ins w:id="606" w:author="Deepikaa Menon" w:date="2020-09-04T19:16:00Z">
        <w:r w:rsidR="00851A8C">
          <w:rPr>
            <w:lang w:val="en-US"/>
          </w:rPr>
          <w:t>Rvs167</w:t>
        </w:r>
        <w:r w:rsidR="00EF7A02">
          <w:rPr>
            <w:lang w:val="en-US"/>
          </w:rPr>
          <w:t xml:space="preserve"> </w:t>
        </w:r>
      </w:ins>
      <w:ins w:id="607" w:author="Deepikaa Menon" w:date="2020-09-04T17:24:00Z">
        <w:r w:rsidR="00136A77" w:rsidRPr="004A6F2F">
          <w:rPr>
            <w:lang w:val="en-US"/>
          </w:rPr>
          <w:t>(Fig5</w:t>
        </w:r>
      </w:ins>
      <w:ins w:id="608" w:author="Deepikaa Menon" w:date="2020-09-04T17:25:00Z">
        <w:r w:rsidR="00561EDC">
          <w:rPr>
            <w:lang w:val="en-US"/>
          </w:rPr>
          <w:t>d,e</w:t>
        </w:r>
      </w:ins>
      <w:ins w:id="609" w:author="Deepikaa Menon" w:date="2020-09-04T17:24:00Z">
        <w:r w:rsidR="00136A77" w:rsidRPr="00F35E59">
          <w:rPr>
            <w:lang w:val="en-US"/>
          </w:rPr>
          <w:t xml:space="preserve">). </w:t>
        </w:r>
      </w:ins>
      <w:ins w:id="610" w:author="Deepikaa Menon" w:date="2020-09-04T19:24:00Z">
        <w:r w:rsidR="00F35E59" w:rsidRPr="00F35E59">
          <w:rPr>
            <w:lang w:val="en-US"/>
          </w:rPr>
          <w:t>Total Abp1 numbers recruited are reduced for 1xBAR and \</w:t>
        </w:r>
        <w:proofErr w:type="spellStart"/>
        <w:r w:rsidR="00F35E59" w:rsidRPr="00F35E59">
          <w:rPr>
            <w:lang w:val="en-US"/>
          </w:rPr>
          <w:t>textit</w:t>
        </w:r>
        <w:proofErr w:type="spellEnd"/>
        <w:r w:rsidR="00F35E59" w:rsidRPr="00F35E59">
          <w:rPr>
            <w:lang w:val="en-US"/>
          </w:rPr>
          <w:t>{rvs167$\Delta$} strains (Fig5g,h),</w:t>
        </w:r>
        <w:r w:rsidR="00F35E59">
          <w:rPr>
            <w:lang w:val="en-US"/>
          </w:rPr>
          <w:t xml:space="preserve"> compared to the 2xBAR, 1xRvs and 2xRvs</w:t>
        </w:r>
      </w:ins>
      <w:ins w:id="611" w:author="Deepikaa Menon" w:date="2020-09-04T19:26:00Z">
        <w:r w:rsidR="00154E49">
          <w:rPr>
            <w:lang w:val="en-US"/>
          </w:rPr>
          <w:t>.</w:t>
        </w:r>
      </w:ins>
      <w:ins w:id="612" w:author="Deepikaa Menon" w:date="2020-09-04T19:24:00Z">
        <w:r w:rsidR="00F35E59">
          <w:rPr>
            <w:lang w:val="en-US"/>
          </w:rPr>
          <w:t xml:space="preserve"> </w:t>
        </w:r>
      </w:ins>
      <w:ins w:id="613" w:author="Deepikaa Menon" w:date="2020-09-04T19:29:00Z">
        <w:r w:rsidR="00AA2570" w:rsidRPr="00AA2570">
          <w:rPr>
            <w:lang w:val="en-US"/>
          </w:rPr>
          <w:t>Higher Abp1 numbers corresponds to larger Sla1 centroid movement</w:t>
        </w:r>
        <w:r w:rsidR="00AA2570">
          <w:rPr>
            <w:lang w:val="en-US"/>
          </w:rPr>
          <w:t xml:space="preserve"> in both diploid and haploid </w:t>
        </w:r>
      </w:ins>
      <w:ins w:id="614" w:author="Deepikaa Menon" w:date="2020-09-04T19:30:00Z">
        <w:r w:rsidR="00AA2570">
          <w:rPr>
            <w:lang w:val="en-US"/>
          </w:rPr>
          <w:t xml:space="preserve">cells, </w:t>
        </w:r>
      </w:ins>
      <w:ins w:id="615" w:author="Deepikaa Menon" w:date="2020-09-04T19:29:00Z">
        <w:r w:rsidR="00AA2570" w:rsidRPr="00AA2570">
          <w:rPr>
            <w:lang w:val="en-US"/>
          </w:rPr>
          <w:t>suggesting a correlation between the maximum number of Abp1 recruited and total invagination length.</w:t>
        </w:r>
      </w:ins>
    </w:p>
    <w:p w14:paraId="48C6B3C2" w14:textId="09EAECBA" w:rsidR="00D454FE" w:rsidRDefault="00D454FE" w:rsidP="004047C8">
      <w:pPr>
        <w:rPr>
          <w:ins w:id="616" w:author="Deepikaa Menon" w:date="2020-09-04T15:55:00Z"/>
          <w:lang w:val="en-US"/>
        </w:rPr>
      </w:pPr>
    </w:p>
    <w:p w14:paraId="1488477B" w14:textId="77777777" w:rsidR="00D454FE" w:rsidRDefault="00D454FE" w:rsidP="004047C8">
      <w:pPr>
        <w:rPr>
          <w:sz w:val="20"/>
          <w:szCs w:val="20"/>
          <w:lang w:val="en-US"/>
        </w:rPr>
      </w:pPr>
    </w:p>
    <w:p w14:paraId="1EA46365" w14:textId="1F80068E" w:rsidR="00925343" w:rsidRPr="00053BF5" w:rsidRDefault="004047C8" w:rsidP="004047C8">
      <w:pPr>
        <w:rPr>
          <w:strike/>
          <w:lang w:val="en-US"/>
        </w:rPr>
      </w:pPr>
      <w:r w:rsidRPr="004047C8">
        <w:rPr>
          <w:sz w:val="20"/>
          <w:szCs w:val="20"/>
          <w:lang w:val="en-US"/>
        </w:rPr>
        <w:t>﻿</w:t>
      </w:r>
      <w:commentRangeStart w:id="617"/>
      <w:r w:rsidRPr="004A6858">
        <w:rPr>
          <w:strike/>
          <w:lang w:val="en-US"/>
        </w:rPr>
        <w:t xml:space="preserve">We wondered if the decreased Sla1 movement in BAR-GPA cells (Fig4a) was induced by loss of </w:t>
      </w:r>
      <w:commentRangeEnd w:id="617"/>
      <w:r w:rsidR="00511A79" w:rsidRPr="004A6858">
        <w:rPr>
          <w:rStyle w:val="CommentReference"/>
          <w:strike/>
          <w:sz w:val="24"/>
          <w:szCs w:val="24"/>
        </w:rPr>
        <w:commentReference w:id="617"/>
      </w:r>
      <w:r w:rsidRPr="004A6858">
        <w:rPr>
          <w:strike/>
          <w:lang w:val="en-US"/>
        </w:rPr>
        <w:t xml:space="preserve">an </w:t>
      </w:r>
      <w:commentRangeStart w:id="618"/>
      <w:r w:rsidRPr="004A6858">
        <w:rPr>
          <w:strike/>
          <w:lang w:val="en-US"/>
        </w:rPr>
        <w:t>SH3 domain mediated interaction,</w:t>
      </w:r>
      <w:commentRangeEnd w:id="618"/>
      <w:r w:rsidR="00A960B7" w:rsidRPr="004A6858">
        <w:rPr>
          <w:rStyle w:val="CommentReference"/>
          <w:strike/>
          <w:sz w:val="24"/>
          <w:szCs w:val="24"/>
        </w:rPr>
        <w:commentReference w:id="618"/>
      </w:r>
      <w:r w:rsidRPr="004A6858">
        <w:rPr>
          <w:strike/>
          <w:lang w:val="en-US"/>
        </w:rPr>
        <w:t xml:space="preserve"> or because Rvs167 in the BAR-GPA mutant is recruited in smaller numbers to endocytic sites.</w:t>
      </w:r>
      <w:r w:rsidRPr="00D85EF5">
        <w:rPr>
          <w:lang w:val="en-US"/>
        </w:rPr>
        <w:t xml:space="preserve"> </w:t>
      </w:r>
      <w:r w:rsidRPr="00053BF5">
        <w:rPr>
          <w:strike/>
          <w:lang w:val="en-US"/>
        </w:rPr>
        <w:t>In haploid cells, increasing the number of Rvs167 and Rvs161 genes results in increased recruitment of Rvs167 to about 1.6 times the WT amount (Fig5c). Sla1 dynamics remains the same as in the WT (Fig5a). Duplicating the BAR-GPA domain</w:t>
      </w:r>
      <w:r w:rsidR="00925343" w:rsidRPr="00053BF5">
        <w:rPr>
          <w:strike/>
          <w:lang w:val="en-US"/>
        </w:rPr>
        <w:t>s</w:t>
      </w:r>
      <w:r w:rsidRPr="00053BF5">
        <w:rPr>
          <w:strike/>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Pr="00D85EF5" w:rsidRDefault="00925343" w:rsidP="004047C8">
      <w:pPr>
        <w:rPr>
          <w:lang w:val="en-US"/>
        </w:rPr>
      </w:pPr>
    </w:p>
    <w:p w14:paraId="63A3282C" w14:textId="3E60C016" w:rsidR="004047C8" w:rsidRPr="00D454FE" w:rsidRDefault="004047C8" w:rsidP="004047C8">
      <w:pPr>
        <w:rPr>
          <w:strike/>
          <w:lang w:val="en-US"/>
        </w:rPr>
      </w:pPr>
      <w:r w:rsidRPr="00D454FE">
        <w:rPr>
          <w:strike/>
          <w:lang w:val="en-US"/>
        </w:rPr>
        <w:t xml:space="preserve">By gene duplication, diploid cells are generated containing either 4 copies of both </w:t>
      </w:r>
      <w:proofErr w:type="spellStart"/>
      <w:r w:rsidRPr="00D454FE">
        <w:rPr>
          <w:strike/>
          <w:lang w:val="en-US"/>
        </w:rPr>
        <w:t>Rvs</w:t>
      </w:r>
      <w:proofErr w:type="spellEnd"/>
      <w:r w:rsidRPr="00D454FE">
        <w:rPr>
          <w:strike/>
          <w:lang w:val="en-US"/>
        </w:rPr>
        <w:t xml:space="preserve"> genes, 2 copies of each gene (WT diploid), or 1 copy (by deleting one copy of Rvs167 and Rvs161). In diploid cells (Fig5d-f), </w:t>
      </w:r>
      <w:del w:id="619" w:author="Deepikaa Menon" w:date="2020-09-01T18:40:00Z">
        <w:r w:rsidRPr="00D454FE" w:rsidDel="00841721">
          <w:rPr>
            <w:strike/>
            <w:lang w:val="en-US"/>
          </w:rPr>
          <w:delText xml:space="preserve">amount of Rvs167 recruited to sites increases with gene copy number (Fig5f). </w:delText>
        </w:r>
        <w:r w:rsidR="00222CAF" w:rsidRPr="00D454FE" w:rsidDel="00841721">
          <w:rPr>
            <w:strike/>
            <w:lang w:val="en-US"/>
          </w:rPr>
          <w:delText>Additional</w:delText>
        </w:r>
        <w:r w:rsidRPr="00D454FE" w:rsidDel="00841721">
          <w:rPr>
            <w:strike/>
            <w:lang w:val="en-US"/>
          </w:rPr>
          <w:delText xml:space="preserve"> Rvs</w:delText>
        </w:r>
        <w:r w:rsidR="00222CAF" w:rsidRPr="00D454FE" w:rsidDel="00841721">
          <w:rPr>
            <w:strike/>
            <w:lang w:val="en-US"/>
          </w:rPr>
          <w:delText xml:space="preserve"> recruited</w:delText>
        </w:r>
        <w:r w:rsidRPr="00D454FE" w:rsidDel="00841721">
          <w:rPr>
            <w:strike/>
            <w:lang w:val="en-US"/>
          </w:rPr>
          <w:delTex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delText>
        </w:r>
        <w:r w:rsidR="00D9402C" w:rsidRPr="00D454FE" w:rsidDel="00841721">
          <w:rPr>
            <w:strike/>
            <w:lang w:val="en-US"/>
          </w:rPr>
          <w:delText xml:space="preserve"> in the 1x case</w:delText>
        </w:r>
        <w:r w:rsidRPr="00D454FE" w:rsidDel="00841721">
          <w:rPr>
            <w:strike/>
            <w:lang w:val="en-US"/>
          </w:rPr>
          <w:delText>, unlike in the 4x and 2x cases.</w:delText>
        </w:r>
      </w:del>
    </w:p>
    <w:p w14:paraId="05491494" w14:textId="77777777" w:rsidR="00925343" w:rsidRPr="00D85EF5" w:rsidRDefault="00925343" w:rsidP="004047C8">
      <w:pPr>
        <w:rPr>
          <w:lang w:val="en-US"/>
        </w:rPr>
      </w:pPr>
    </w:p>
    <w:p w14:paraId="5FA71727" w14:textId="77777777" w:rsidR="00925343" w:rsidRPr="00D454FE" w:rsidRDefault="00925343" w:rsidP="004047C8">
      <w:pPr>
        <w:rPr>
          <w:strike/>
          <w:lang w:val="en-US"/>
        </w:rPr>
      </w:pPr>
      <w:r w:rsidRPr="00D454FE">
        <w:rPr>
          <w:strike/>
          <w:lang w:val="en-US"/>
        </w:rPr>
        <w:lastRenderedPageBreak/>
        <w:t>(</w:t>
      </w:r>
      <w:r w:rsidR="000A3A09" w:rsidRPr="00D454FE">
        <w:rPr>
          <w:strike/>
          <w:lang w:val="en-US"/>
        </w:rPr>
        <w:t>!!</w:t>
      </w:r>
      <w:r w:rsidRPr="00D454FE">
        <w:rPr>
          <w:strike/>
          <w:lang w:val="en-US"/>
        </w:rPr>
        <w:t>image panels not inserted yet)</w:t>
      </w:r>
    </w:p>
    <w:p w14:paraId="5A1BCD1C" w14:textId="10E2C223" w:rsidR="004047C8" w:rsidRDefault="00925343" w:rsidP="004047C8">
      <w:pPr>
        <w:rPr>
          <w:ins w:id="620" w:author="Deepikaa Menon" w:date="2020-09-12T19:16:00Z"/>
          <w:strike/>
          <w:lang w:val="en-US"/>
        </w:rPr>
      </w:pPr>
      <w:r w:rsidRPr="00D454FE">
        <w:rPr>
          <w:strike/>
          <w:lang w:val="en-US"/>
        </w:rPr>
        <w:t>%%</w:t>
      </w:r>
      <w:r w:rsidR="004047C8" w:rsidRPr="00D454FE">
        <w:rPr>
          <w:strike/>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004047C8" w:rsidRPr="00D454FE">
        <w:rPr>
          <w:strike/>
          <w:lang w:val="en-US"/>
        </w:rPr>
        <w:t>textit</w:t>
      </w:r>
      <w:proofErr w:type="spellEnd"/>
      <w:r w:rsidR="004047C8" w:rsidRPr="00D454FE">
        <w:rPr>
          <w:strike/>
          <w:lang w:val="en-US"/>
        </w:rPr>
        <w:t>{rvs167$\Delta$} strains (Fig5g,h), suggesting a correlation between the maximum number of Abp1 recruited and total invagination length.</w:t>
      </w:r>
      <w:r w:rsidR="00533883" w:rsidRPr="00D454FE">
        <w:rPr>
          <w:strike/>
          <w:lang w:val="en-US"/>
        </w:rPr>
        <w:t xml:space="preserve"> %</w:t>
      </w:r>
    </w:p>
    <w:p w14:paraId="663E84D7" w14:textId="4F61B344" w:rsidR="00BA13ED" w:rsidRDefault="00BA13ED" w:rsidP="004047C8">
      <w:pPr>
        <w:rPr>
          <w:ins w:id="621" w:author="Deepikaa Menon" w:date="2020-09-12T19:16:00Z"/>
          <w:strike/>
          <w:lang w:val="en-US"/>
        </w:rPr>
      </w:pPr>
    </w:p>
    <w:p w14:paraId="72272219" w14:textId="27EB096E" w:rsidR="00BA13ED" w:rsidRPr="00D454FE" w:rsidRDefault="00FC2106" w:rsidP="004047C8">
      <w:pPr>
        <w:rPr>
          <w:strike/>
          <w:sz w:val="20"/>
          <w:szCs w:val="20"/>
          <w:lang w:val="en-US"/>
        </w:rPr>
      </w:pPr>
      <w:ins w:id="622" w:author="Deepikaa Menon" w:date="2020-09-12T19:16:00Z">
        <w:r>
          <w:rPr>
            <w:strike/>
            <w:noProof/>
            <w:sz w:val="20"/>
            <w:szCs w:val="20"/>
            <w:lang w:val="en-US"/>
          </w:rPr>
          <w:drawing>
            <wp:inline distT="0" distB="0" distL="0" distR="0" wp14:anchorId="7ED57A34" wp14:editId="49970145">
              <wp:extent cx="5756910" cy="2478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6.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2478405"/>
                      </a:xfrm>
                      <a:prstGeom prst="rect">
                        <a:avLst/>
                      </a:prstGeom>
                    </pic:spPr>
                  </pic:pic>
                </a:graphicData>
              </a:graphic>
            </wp:inline>
          </w:drawing>
        </w:r>
      </w:ins>
    </w:p>
    <w:p w14:paraId="77987FB0" w14:textId="0B43F9AD" w:rsidR="004047C8" w:rsidRDefault="004047C8" w:rsidP="004047C8">
      <w:pPr>
        <w:rPr>
          <w:sz w:val="20"/>
          <w:szCs w:val="20"/>
          <w:lang w:val="en-US"/>
        </w:rPr>
      </w:pP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94"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103"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109"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115"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116"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117"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99"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202"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248"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87"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88"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337"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54"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w:t>
      </w:r>
      <w:proofErr w:type="spellStart"/>
      <w:r w:rsidRPr="00B34347">
        <w:rPr>
          <w:lang w:val="en-US"/>
        </w:rPr>
        <w:t>Rvs</w:t>
      </w:r>
      <w:proofErr w:type="spellEnd"/>
      <w:r w:rsidRPr="00B34347">
        <w:rPr>
          <w:lang w:val="en-US"/>
        </w:rPr>
        <w:t xml:space="preserve"> in vitro that shows </w:t>
      </w:r>
      <w:r>
        <w:rPr>
          <w:lang w:val="en-US"/>
        </w:rPr>
        <w:t>an interplay between the protein and membrane curvature?</w:t>
      </w:r>
    </w:p>
  </w:comment>
  <w:comment w:id="358"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65"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w:t>
      </w:r>
      <w:proofErr w:type="spellStart"/>
      <w:r w:rsidR="00DA7288">
        <w:rPr>
          <w:lang w:val="en-US"/>
        </w:rPr>
        <w:t>Rvs</w:t>
      </w:r>
      <w:proofErr w:type="spellEnd"/>
      <w:r w:rsidR="00DA7288">
        <w:rPr>
          <w:lang w:val="en-US"/>
        </w:rPr>
        <w:t xml:space="preserve"> localization. </w:t>
      </w:r>
    </w:p>
  </w:comment>
  <w:comment w:id="366"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367"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383"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405" w:author="Deepikaa Menon" w:date="2020-08-28T14:58:00Z" w:initials="MOU">
    <w:p w14:paraId="0549FB28" w14:textId="2CA7334C" w:rsidR="00506CBB" w:rsidRPr="00506CBB" w:rsidRDefault="00506CBB">
      <w:pPr>
        <w:pStyle w:val="CommentText"/>
        <w:rPr>
          <w:lang w:val="en-US"/>
        </w:rPr>
      </w:pPr>
      <w:r>
        <w:rPr>
          <w:rStyle w:val="CommentReference"/>
        </w:rPr>
        <w:annotationRef/>
      </w:r>
      <w:r w:rsidRPr="00506CBB">
        <w:rPr>
          <w:lang w:val="en-US"/>
        </w:rPr>
        <w:t xml:space="preserve">Lila, </w:t>
      </w:r>
      <w:proofErr w:type="spellStart"/>
      <w:r w:rsidRPr="00506CBB">
        <w:rPr>
          <w:lang w:val="en-US"/>
        </w:rPr>
        <w:t>dr</w:t>
      </w:r>
      <w:r>
        <w:rPr>
          <w:lang w:val="en-US"/>
        </w:rPr>
        <w:t>ubin</w:t>
      </w:r>
      <w:proofErr w:type="spellEnd"/>
      <w:r>
        <w:rPr>
          <w:lang w:val="en-US"/>
        </w:rPr>
        <w:t xml:space="preserve">: physical </w:t>
      </w:r>
      <w:proofErr w:type="spellStart"/>
      <w:r>
        <w:rPr>
          <w:lang w:val="en-US"/>
        </w:rPr>
        <w:t>Rvs</w:t>
      </w:r>
      <w:proofErr w:type="spellEnd"/>
      <w:r>
        <w:rPr>
          <w:lang w:val="en-US"/>
        </w:rPr>
        <w:t xml:space="preserve"> to Abp1</w:t>
      </w:r>
      <w:r w:rsidR="0010427C">
        <w:rPr>
          <w:lang w:val="en-US"/>
        </w:rPr>
        <w:t xml:space="preserve">, synthetic lethal with same proteins: </w:t>
      </w:r>
      <w:proofErr w:type="spellStart"/>
      <w:r w:rsidR="0010427C">
        <w:rPr>
          <w:lang w:val="en-US"/>
        </w:rPr>
        <w:t>lila</w:t>
      </w:r>
      <w:proofErr w:type="spellEnd"/>
      <w:r w:rsidR="0010427C">
        <w:rPr>
          <w:lang w:val="en-US"/>
        </w:rPr>
        <w:t xml:space="preserve">, </w:t>
      </w:r>
      <w:proofErr w:type="spellStart"/>
      <w:r w:rsidR="0010427C">
        <w:rPr>
          <w:lang w:val="en-US"/>
        </w:rPr>
        <w:t>drubin</w:t>
      </w:r>
      <w:proofErr w:type="spellEnd"/>
      <w:r>
        <w:rPr>
          <w:lang w:val="en-US"/>
        </w:rPr>
        <w:t xml:space="preserve">. </w:t>
      </w:r>
      <w:proofErr w:type="spellStart"/>
      <w:r>
        <w:rPr>
          <w:lang w:val="en-US"/>
        </w:rPr>
        <w:t>Colwill</w:t>
      </w:r>
      <w:proofErr w:type="spellEnd"/>
      <w:r>
        <w:rPr>
          <w:lang w:val="en-US"/>
        </w:rPr>
        <w:t xml:space="preserve">: </w:t>
      </w:r>
      <w:r w:rsidR="00EF64FA">
        <w:rPr>
          <w:lang w:val="en-US"/>
        </w:rPr>
        <w:t>physical</w:t>
      </w:r>
      <w:r w:rsidR="000D7BD2">
        <w:rPr>
          <w:lang w:val="en-US"/>
        </w:rPr>
        <w:t xml:space="preserve"> </w:t>
      </w:r>
      <w:r>
        <w:rPr>
          <w:lang w:val="en-US"/>
        </w:rPr>
        <w:t>interaction sh3 w/ las17, abp1</w:t>
      </w:r>
      <w:r w:rsidR="004327A3">
        <w:rPr>
          <w:lang w:val="en-US"/>
        </w:rPr>
        <w:t>. Las17 inclusion?</w:t>
      </w:r>
    </w:p>
  </w:comment>
  <w:comment w:id="411"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418"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449"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450"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451"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617"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618"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24521BF1" w15:done="0"/>
  <w15:commentEx w15:paraId="4C719143" w15:done="0"/>
  <w15:commentEx w15:paraId="2A2A3AF7" w15:done="0"/>
  <w15:commentEx w15:paraId="566843AB" w15:done="0"/>
  <w15:commentEx w15:paraId="4ADB9C79" w15:done="0"/>
  <w15:commentEx w15:paraId="3B076ED6" w15:paraIdParent="4ADB9C79" w15:done="0"/>
  <w15:commentEx w15:paraId="60E44580" w15:done="0"/>
  <w15:commentEx w15:paraId="0549FB28" w15:done="0"/>
  <w15:commentEx w15:paraId="71ED5FD3" w15:done="0"/>
  <w15:commentEx w15:paraId="7B2B7F5D" w15:done="0"/>
  <w15:commentEx w15:paraId="091565DE" w15:done="0"/>
  <w15:commentEx w15:paraId="794D10CF" w15:done="0"/>
  <w15:commentEx w15:paraId="30CD5961" w15:paraIdParent="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F0E3B6" w16cex:dateUtc="2020-08-11T14:24:00Z"/>
  <w16cex:commentExtensible w16cex:durableId="22DD44D9" w16cex:dateUtc="2020-08-11T14:24:00Z"/>
  <w16cex:commentExtensible w16cex:durableId="22DD45C8" w16cex:dateUtc="2020-08-11T14:28:00Z"/>
  <w16cex:commentExtensible w16cex:durableId="22DD4784" w16cex:dateUtc="2020-08-11T14:36:00Z"/>
  <w16cex:commentExtensible w16cex:durableId="22F12CA8" w16cex:dateUtc="2020-08-26T16:47:00Z"/>
  <w16cex:commentExtensible w16cex:durableId="22DD4846" w16cex:dateUtc="2020-08-11T14:39:00Z"/>
  <w16cex:commentExtensible w16cex:durableId="22F39A1C" w16cex:dateUtc="2020-08-28T12:58: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24521BF1" w16cid:durableId="22F0E3B6"/>
  <w16cid:commentId w16cid:paraId="4C719143" w16cid:durableId="23026E51"/>
  <w16cid:commentId w16cid:paraId="2A2A3AF7" w16cid:durableId="22DD44D9"/>
  <w16cid:commentId w16cid:paraId="566843AB" w16cid:durableId="22DD45C8"/>
  <w16cid:commentId w16cid:paraId="4ADB9C79" w16cid:durableId="22DD4784"/>
  <w16cid:commentId w16cid:paraId="3B076ED6" w16cid:durableId="22F12CA8"/>
  <w16cid:commentId w16cid:paraId="60E44580" w16cid:durableId="22DD4846"/>
  <w16cid:commentId w16cid:paraId="0549FB28" w16cid:durableId="22F39A1C"/>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60B"/>
    <w:rsid w:val="000056EA"/>
    <w:rsid w:val="00013B95"/>
    <w:rsid w:val="000229B3"/>
    <w:rsid w:val="00025007"/>
    <w:rsid w:val="000258CF"/>
    <w:rsid w:val="00033498"/>
    <w:rsid w:val="00043AF6"/>
    <w:rsid w:val="00043EA2"/>
    <w:rsid w:val="000457B4"/>
    <w:rsid w:val="00053BF5"/>
    <w:rsid w:val="00060B3C"/>
    <w:rsid w:val="00064617"/>
    <w:rsid w:val="00067231"/>
    <w:rsid w:val="00070A77"/>
    <w:rsid w:val="00083E34"/>
    <w:rsid w:val="00085772"/>
    <w:rsid w:val="00094458"/>
    <w:rsid w:val="000A3A09"/>
    <w:rsid w:val="000A54C8"/>
    <w:rsid w:val="000A6ABC"/>
    <w:rsid w:val="000B474F"/>
    <w:rsid w:val="000C0852"/>
    <w:rsid w:val="000C1C95"/>
    <w:rsid w:val="000C1FCB"/>
    <w:rsid w:val="000C36D6"/>
    <w:rsid w:val="000C4136"/>
    <w:rsid w:val="000D1EF4"/>
    <w:rsid w:val="000D22EF"/>
    <w:rsid w:val="000D49FD"/>
    <w:rsid w:val="000D6DE2"/>
    <w:rsid w:val="000D7BD2"/>
    <w:rsid w:val="000D7DCB"/>
    <w:rsid w:val="000E28F4"/>
    <w:rsid w:val="0010427C"/>
    <w:rsid w:val="001224E2"/>
    <w:rsid w:val="00123EB5"/>
    <w:rsid w:val="001359C6"/>
    <w:rsid w:val="00136A77"/>
    <w:rsid w:val="00143840"/>
    <w:rsid w:val="0015125D"/>
    <w:rsid w:val="0015290B"/>
    <w:rsid w:val="00154E49"/>
    <w:rsid w:val="00160B05"/>
    <w:rsid w:val="00172748"/>
    <w:rsid w:val="00174C79"/>
    <w:rsid w:val="00175952"/>
    <w:rsid w:val="00175F46"/>
    <w:rsid w:val="001844E3"/>
    <w:rsid w:val="00187E91"/>
    <w:rsid w:val="001909E4"/>
    <w:rsid w:val="0019302F"/>
    <w:rsid w:val="00193882"/>
    <w:rsid w:val="00196535"/>
    <w:rsid w:val="001A1DCE"/>
    <w:rsid w:val="001B466F"/>
    <w:rsid w:val="001C28F7"/>
    <w:rsid w:val="001D18CE"/>
    <w:rsid w:val="001D370B"/>
    <w:rsid w:val="001E206F"/>
    <w:rsid w:val="001E593D"/>
    <w:rsid w:val="001F4543"/>
    <w:rsid w:val="001F68DB"/>
    <w:rsid w:val="0020564C"/>
    <w:rsid w:val="0021012B"/>
    <w:rsid w:val="00211406"/>
    <w:rsid w:val="00212DA3"/>
    <w:rsid w:val="00214437"/>
    <w:rsid w:val="00214B90"/>
    <w:rsid w:val="0021547F"/>
    <w:rsid w:val="00222CAF"/>
    <w:rsid w:val="002334A7"/>
    <w:rsid w:val="00235A04"/>
    <w:rsid w:val="00236250"/>
    <w:rsid w:val="00241C6B"/>
    <w:rsid w:val="00243620"/>
    <w:rsid w:val="00244B5E"/>
    <w:rsid w:val="00250960"/>
    <w:rsid w:val="00254307"/>
    <w:rsid w:val="00267224"/>
    <w:rsid w:val="0026735D"/>
    <w:rsid w:val="00272E7D"/>
    <w:rsid w:val="00275F57"/>
    <w:rsid w:val="002767A0"/>
    <w:rsid w:val="002815F6"/>
    <w:rsid w:val="002942A1"/>
    <w:rsid w:val="002B3B1B"/>
    <w:rsid w:val="002B5546"/>
    <w:rsid w:val="002C1F78"/>
    <w:rsid w:val="002C2FC2"/>
    <w:rsid w:val="002C5DC7"/>
    <w:rsid w:val="002C6B3A"/>
    <w:rsid w:val="002D19D3"/>
    <w:rsid w:val="002E7E68"/>
    <w:rsid w:val="002F1419"/>
    <w:rsid w:val="00303062"/>
    <w:rsid w:val="003046C5"/>
    <w:rsid w:val="0030667B"/>
    <w:rsid w:val="00317217"/>
    <w:rsid w:val="003173DB"/>
    <w:rsid w:val="00322674"/>
    <w:rsid w:val="0033194A"/>
    <w:rsid w:val="00354435"/>
    <w:rsid w:val="003604FC"/>
    <w:rsid w:val="003634BC"/>
    <w:rsid w:val="00373557"/>
    <w:rsid w:val="003748D3"/>
    <w:rsid w:val="0038763E"/>
    <w:rsid w:val="00396E99"/>
    <w:rsid w:val="003A4BED"/>
    <w:rsid w:val="003B36D7"/>
    <w:rsid w:val="003B6C48"/>
    <w:rsid w:val="003C1C07"/>
    <w:rsid w:val="003C1D7B"/>
    <w:rsid w:val="003D69BA"/>
    <w:rsid w:val="003E16DA"/>
    <w:rsid w:val="003F590E"/>
    <w:rsid w:val="00400C34"/>
    <w:rsid w:val="00403567"/>
    <w:rsid w:val="004047C8"/>
    <w:rsid w:val="00405262"/>
    <w:rsid w:val="004232A1"/>
    <w:rsid w:val="004327A3"/>
    <w:rsid w:val="00433452"/>
    <w:rsid w:val="004379C3"/>
    <w:rsid w:val="004434AE"/>
    <w:rsid w:val="004444E7"/>
    <w:rsid w:val="004469B2"/>
    <w:rsid w:val="004477CE"/>
    <w:rsid w:val="00452086"/>
    <w:rsid w:val="00454929"/>
    <w:rsid w:val="004556EA"/>
    <w:rsid w:val="00462D65"/>
    <w:rsid w:val="004631C7"/>
    <w:rsid w:val="00465CDC"/>
    <w:rsid w:val="00467C0D"/>
    <w:rsid w:val="00470176"/>
    <w:rsid w:val="0047595C"/>
    <w:rsid w:val="00481CFB"/>
    <w:rsid w:val="00484A83"/>
    <w:rsid w:val="00495BCA"/>
    <w:rsid w:val="0049760B"/>
    <w:rsid w:val="004A29F3"/>
    <w:rsid w:val="004A6858"/>
    <w:rsid w:val="004A6F2F"/>
    <w:rsid w:val="004B2221"/>
    <w:rsid w:val="004B2DB9"/>
    <w:rsid w:val="004B4674"/>
    <w:rsid w:val="004B6220"/>
    <w:rsid w:val="004B7201"/>
    <w:rsid w:val="004C4209"/>
    <w:rsid w:val="004C50D5"/>
    <w:rsid w:val="004C61FE"/>
    <w:rsid w:val="004D2E75"/>
    <w:rsid w:val="004D6392"/>
    <w:rsid w:val="004F1B4E"/>
    <w:rsid w:val="00505B74"/>
    <w:rsid w:val="00506CBB"/>
    <w:rsid w:val="00507248"/>
    <w:rsid w:val="00511A79"/>
    <w:rsid w:val="00512301"/>
    <w:rsid w:val="0051353E"/>
    <w:rsid w:val="00514D92"/>
    <w:rsid w:val="00515A1E"/>
    <w:rsid w:val="00521600"/>
    <w:rsid w:val="00521DF9"/>
    <w:rsid w:val="00523FED"/>
    <w:rsid w:val="00524C2D"/>
    <w:rsid w:val="0053184D"/>
    <w:rsid w:val="00533883"/>
    <w:rsid w:val="005338B1"/>
    <w:rsid w:val="00535258"/>
    <w:rsid w:val="0055262E"/>
    <w:rsid w:val="0056000C"/>
    <w:rsid w:val="00561EDC"/>
    <w:rsid w:val="005638AB"/>
    <w:rsid w:val="00564367"/>
    <w:rsid w:val="005745AF"/>
    <w:rsid w:val="005911DF"/>
    <w:rsid w:val="00592F79"/>
    <w:rsid w:val="00593658"/>
    <w:rsid w:val="005B35B7"/>
    <w:rsid w:val="005B667B"/>
    <w:rsid w:val="005B7C1F"/>
    <w:rsid w:val="005C3A28"/>
    <w:rsid w:val="005C7D2C"/>
    <w:rsid w:val="005D1033"/>
    <w:rsid w:val="005D360B"/>
    <w:rsid w:val="005D6C38"/>
    <w:rsid w:val="005E1AF3"/>
    <w:rsid w:val="005E33F5"/>
    <w:rsid w:val="005F4F2C"/>
    <w:rsid w:val="005F63D0"/>
    <w:rsid w:val="00603925"/>
    <w:rsid w:val="00605579"/>
    <w:rsid w:val="00605934"/>
    <w:rsid w:val="0062319E"/>
    <w:rsid w:val="006251AE"/>
    <w:rsid w:val="00637FDE"/>
    <w:rsid w:val="00640460"/>
    <w:rsid w:val="00643483"/>
    <w:rsid w:val="00644CB1"/>
    <w:rsid w:val="00645A86"/>
    <w:rsid w:val="00646E82"/>
    <w:rsid w:val="00647073"/>
    <w:rsid w:val="006530F4"/>
    <w:rsid w:val="006625CA"/>
    <w:rsid w:val="006628DD"/>
    <w:rsid w:val="006765DA"/>
    <w:rsid w:val="00681BBD"/>
    <w:rsid w:val="006938AF"/>
    <w:rsid w:val="00695335"/>
    <w:rsid w:val="006A0C15"/>
    <w:rsid w:val="006A3E7A"/>
    <w:rsid w:val="006B0582"/>
    <w:rsid w:val="006B1ECA"/>
    <w:rsid w:val="006B2661"/>
    <w:rsid w:val="006C47E5"/>
    <w:rsid w:val="006C75C8"/>
    <w:rsid w:val="006D2F54"/>
    <w:rsid w:val="006E03A2"/>
    <w:rsid w:val="006E3A69"/>
    <w:rsid w:val="006E6E8D"/>
    <w:rsid w:val="006F2B1F"/>
    <w:rsid w:val="0071505D"/>
    <w:rsid w:val="0072196F"/>
    <w:rsid w:val="007301F6"/>
    <w:rsid w:val="007319CC"/>
    <w:rsid w:val="007353B7"/>
    <w:rsid w:val="007373F9"/>
    <w:rsid w:val="0074498B"/>
    <w:rsid w:val="007463C2"/>
    <w:rsid w:val="00750F8B"/>
    <w:rsid w:val="00751523"/>
    <w:rsid w:val="00752F69"/>
    <w:rsid w:val="0075331C"/>
    <w:rsid w:val="007612FF"/>
    <w:rsid w:val="007649A2"/>
    <w:rsid w:val="00767AED"/>
    <w:rsid w:val="007758B4"/>
    <w:rsid w:val="007767DD"/>
    <w:rsid w:val="007837AF"/>
    <w:rsid w:val="00785751"/>
    <w:rsid w:val="00786BCB"/>
    <w:rsid w:val="00791C5D"/>
    <w:rsid w:val="00793AF5"/>
    <w:rsid w:val="00794A1C"/>
    <w:rsid w:val="007954FE"/>
    <w:rsid w:val="007A0F50"/>
    <w:rsid w:val="007A3E89"/>
    <w:rsid w:val="007A60F1"/>
    <w:rsid w:val="007B0149"/>
    <w:rsid w:val="007B230E"/>
    <w:rsid w:val="007B2A3C"/>
    <w:rsid w:val="007B36F4"/>
    <w:rsid w:val="007C038E"/>
    <w:rsid w:val="007C5813"/>
    <w:rsid w:val="007C6FDC"/>
    <w:rsid w:val="007D20E1"/>
    <w:rsid w:val="007D22B2"/>
    <w:rsid w:val="007E267D"/>
    <w:rsid w:val="007E39D2"/>
    <w:rsid w:val="007F4A3D"/>
    <w:rsid w:val="008022CE"/>
    <w:rsid w:val="00805527"/>
    <w:rsid w:val="00820944"/>
    <w:rsid w:val="00821DBE"/>
    <w:rsid w:val="00826E77"/>
    <w:rsid w:val="00832583"/>
    <w:rsid w:val="008368F7"/>
    <w:rsid w:val="008375F6"/>
    <w:rsid w:val="00840884"/>
    <w:rsid w:val="0084107E"/>
    <w:rsid w:val="00841721"/>
    <w:rsid w:val="0084289F"/>
    <w:rsid w:val="0084559F"/>
    <w:rsid w:val="00851A8C"/>
    <w:rsid w:val="008541E4"/>
    <w:rsid w:val="00857359"/>
    <w:rsid w:val="0086396A"/>
    <w:rsid w:val="008668B9"/>
    <w:rsid w:val="00872B41"/>
    <w:rsid w:val="00876A11"/>
    <w:rsid w:val="00885DDB"/>
    <w:rsid w:val="00890799"/>
    <w:rsid w:val="00893739"/>
    <w:rsid w:val="008A1B5A"/>
    <w:rsid w:val="008A5A0F"/>
    <w:rsid w:val="008C2E7B"/>
    <w:rsid w:val="008C403C"/>
    <w:rsid w:val="008C429E"/>
    <w:rsid w:val="008C454A"/>
    <w:rsid w:val="008C5B89"/>
    <w:rsid w:val="008D2C23"/>
    <w:rsid w:val="008E22CC"/>
    <w:rsid w:val="008F03BE"/>
    <w:rsid w:val="009016E3"/>
    <w:rsid w:val="00910623"/>
    <w:rsid w:val="00912D63"/>
    <w:rsid w:val="00916135"/>
    <w:rsid w:val="00920BDF"/>
    <w:rsid w:val="009221A3"/>
    <w:rsid w:val="00924D41"/>
    <w:rsid w:val="00925343"/>
    <w:rsid w:val="00934068"/>
    <w:rsid w:val="00934464"/>
    <w:rsid w:val="0094090E"/>
    <w:rsid w:val="00943920"/>
    <w:rsid w:val="0094620A"/>
    <w:rsid w:val="0094646B"/>
    <w:rsid w:val="009466B6"/>
    <w:rsid w:val="00956D2C"/>
    <w:rsid w:val="0096064A"/>
    <w:rsid w:val="00964F76"/>
    <w:rsid w:val="0096537A"/>
    <w:rsid w:val="00967411"/>
    <w:rsid w:val="00967AB4"/>
    <w:rsid w:val="00977B5F"/>
    <w:rsid w:val="00981D8E"/>
    <w:rsid w:val="009879A9"/>
    <w:rsid w:val="00994692"/>
    <w:rsid w:val="009976B3"/>
    <w:rsid w:val="009A3216"/>
    <w:rsid w:val="009A51A0"/>
    <w:rsid w:val="009A6E82"/>
    <w:rsid w:val="009A7993"/>
    <w:rsid w:val="009B02F7"/>
    <w:rsid w:val="009B6280"/>
    <w:rsid w:val="009C165C"/>
    <w:rsid w:val="009C32B2"/>
    <w:rsid w:val="009C3A34"/>
    <w:rsid w:val="009C4F87"/>
    <w:rsid w:val="009E1686"/>
    <w:rsid w:val="009E3AFE"/>
    <w:rsid w:val="009F0756"/>
    <w:rsid w:val="009F6682"/>
    <w:rsid w:val="00A03D45"/>
    <w:rsid w:val="00A12786"/>
    <w:rsid w:val="00A15BDE"/>
    <w:rsid w:val="00A16076"/>
    <w:rsid w:val="00A264A6"/>
    <w:rsid w:val="00A4139C"/>
    <w:rsid w:val="00A41D8F"/>
    <w:rsid w:val="00A44C62"/>
    <w:rsid w:val="00A53563"/>
    <w:rsid w:val="00A56993"/>
    <w:rsid w:val="00A57C5C"/>
    <w:rsid w:val="00A6562B"/>
    <w:rsid w:val="00A70FF3"/>
    <w:rsid w:val="00A8051E"/>
    <w:rsid w:val="00A81C7E"/>
    <w:rsid w:val="00A826C5"/>
    <w:rsid w:val="00A875F2"/>
    <w:rsid w:val="00A960B7"/>
    <w:rsid w:val="00AA15DB"/>
    <w:rsid w:val="00AA2570"/>
    <w:rsid w:val="00AA2BF5"/>
    <w:rsid w:val="00AB4100"/>
    <w:rsid w:val="00AC26D2"/>
    <w:rsid w:val="00AD6AAE"/>
    <w:rsid w:val="00AE38C3"/>
    <w:rsid w:val="00AE6D73"/>
    <w:rsid w:val="00AF3132"/>
    <w:rsid w:val="00B05A1E"/>
    <w:rsid w:val="00B05CB5"/>
    <w:rsid w:val="00B078BF"/>
    <w:rsid w:val="00B07A3A"/>
    <w:rsid w:val="00B10B59"/>
    <w:rsid w:val="00B12B47"/>
    <w:rsid w:val="00B20AC2"/>
    <w:rsid w:val="00B20E9B"/>
    <w:rsid w:val="00B30416"/>
    <w:rsid w:val="00B34347"/>
    <w:rsid w:val="00B62146"/>
    <w:rsid w:val="00B7171D"/>
    <w:rsid w:val="00B72128"/>
    <w:rsid w:val="00B754AD"/>
    <w:rsid w:val="00B77318"/>
    <w:rsid w:val="00B804C7"/>
    <w:rsid w:val="00B80A77"/>
    <w:rsid w:val="00B811AD"/>
    <w:rsid w:val="00B820CD"/>
    <w:rsid w:val="00B8348E"/>
    <w:rsid w:val="00B84BFD"/>
    <w:rsid w:val="00BA13ED"/>
    <w:rsid w:val="00BA3215"/>
    <w:rsid w:val="00BB2EFE"/>
    <w:rsid w:val="00BB6124"/>
    <w:rsid w:val="00BB76D6"/>
    <w:rsid w:val="00BB7B8C"/>
    <w:rsid w:val="00BB7C3B"/>
    <w:rsid w:val="00BC10C4"/>
    <w:rsid w:val="00BE3AD5"/>
    <w:rsid w:val="00BE673B"/>
    <w:rsid w:val="00BF29B4"/>
    <w:rsid w:val="00C01177"/>
    <w:rsid w:val="00C12A6E"/>
    <w:rsid w:val="00C13DCA"/>
    <w:rsid w:val="00C15CDF"/>
    <w:rsid w:val="00C15D2D"/>
    <w:rsid w:val="00C15FF0"/>
    <w:rsid w:val="00C26C38"/>
    <w:rsid w:val="00C36001"/>
    <w:rsid w:val="00C424E1"/>
    <w:rsid w:val="00C505BA"/>
    <w:rsid w:val="00C50D3E"/>
    <w:rsid w:val="00C51111"/>
    <w:rsid w:val="00C55C72"/>
    <w:rsid w:val="00C6386D"/>
    <w:rsid w:val="00C65C4D"/>
    <w:rsid w:val="00C67626"/>
    <w:rsid w:val="00C7321A"/>
    <w:rsid w:val="00C7454B"/>
    <w:rsid w:val="00C82F3D"/>
    <w:rsid w:val="00C850DC"/>
    <w:rsid w:val="00C90093"/>
    <w:rsid w:val="00C90729"/>
    <w:rsid w:val="00C90F92"/>
    <w:rsid w:val="00CA11BF"/>
    <w:rsid w:val="00CB0AE7"/>
    <w:rsid w:val="00CB541E"/>
    <w:rsid w:val="00CC3C1D"/>
    <w:rsid w:val="00CD2832"/>
    <w:rsid w:val="00CD6EC2"/>
    <w:rsid w:val="00CE0B00"/>
    <w:rsid w:val="00CE59D6"/>
    <w:rsid w:val="00D13394"/>
    <w:rsid w:val="00D15A13"/>
    <w:rsid w:val="00D21BC5"/>
    <w:rsid w:val="00D25699"/>
    <w:rsid w:val="00D3266E"/>
    <w:rsid w:val="00D3518D"/>
    <w:rsid w:val="00D35B5D"/>
    <w:rsid w:val="00D454FE"/>
    <w:rsid w:val="00D45E71"/>
    <w:rsid w:val="00D52F15"/>
    <w:rsid w:val="00D54BA8"/>
    <w:rsid w:val="00D54EBD"/>
    <w:rsid w:val="00D61BD3"/>
    <w:rsid w:val="00D6625C"/>
    <w:rsid w:val="00D66DDA"/>
    <w:rsid w:val="00D84501"/>
    <w:rsid w:val="00D85EF5"/>
    <w:rsid w:val="00D86D10"/>
    <w:rsid w:val="00D91134"/>
    <w:rsid w:val="00D920E9"/>
    <w:rsid w:val="00D933DC"/>
    <w:rsid w:val="00D9402C"/>
    <w:rsid w:val="00D940C1"/>
    <w:rsid w:val="00DA0C04"/>
    <w:rsid w:val="00DA0C99"/>
    <w:rsid w:val="00DA3EA8"/>
    <w:rsid w:val="00DA426F"/>
    <w:rsid w:val="00DA4C5A"/>
    <w:rsid w:val="00DA7288"/>
    <w:rsid w:val="00DB07B0"/>
    <w:rsid w:val="00DB2B0A"/>
    <w:rsid w:val="00DC1330"/>
    <w:rsid w:val="00DC274A"/>
    <w:rsid w:val="00DD2E62"/>
    <w:rsid w:val="00DD5BAF"/>
    <w:rsid w:val="00DE24B3"/>
    <w:rsid w:val="00DE5832"/>
    <w:rsid w:val="00DF348D"/>
    <w:rsid w:val="00DF75EE"/>
    <w:rsid w:val="00E00B97"/>
    <w:rsid w:val="00E027AD"/>
    <w:rsid w:val="00E15734"/>
    <w:rsid w:val="00E25E4E"/>
    <w:rsid w:val="00E37582"/>
    <w:rsid w:val="00E40542"/>
    <w:rsid w:val="00E40B47"/>
    <w:rsid w:val="00E47A25"/>
    <w:rsid w:val="00E516B9"/>
    <w:rsid w:val="00E66FD6"/>
    <w:rsid w:val="00E70600"/>
    <w:rsid w:val="00E70D00"/>
    <w:rsid w:val="00E72B4C"/>
    <w:rsid w:val="00E80FD4"/>
    <w:rsid w:val="00E8534E"/>
    <w:rsid w:val="00EA097B"/>
    <w:rsid w:val="00EA2C66"/>
    <w:rsid w:val="00EA69D6"/>
    <w:rsid w:val="00EA7C5F"/>
    <w:rsid w:val="00EC7F2F"/>
    <w:rsid w:val="00ED10ED"/>
    <w:rsid w:val="00ED21C9"/>
    <w:rsid w:val="00ED2C89"/>
    <w:rsid w:val="00ED2DC7"/>
    <w:rsid w:val="00ED6318"/>
    <w:rsid w:val="00ED6DFC"/>
    <w:rsid w:val="00EF64FA"/>
    <w:rsid w:val="00EF747F"/>
    <w:rsid w:val="00EF7A02"/>
    <w:rsid w:val="00F14B2E"/>
    <w:rsid w:val="00F17B39"/>
    <w:rsid w:val="00F25866"/>
    <w:rsid w:val="00F26B04"/>
    <w:rsid w:val="00F3566F"/>
    <w:rsid w:val="00F35E59"/>
    <w:rsid w:val="00F374BB"/>
    <w:rsid w:val="00F432DD"/>
    <w:rsid w:val="00F45277"/>
    <w:rsid w:val="00F45694"/>
    <w:rsid w:val="00F472AE"/>
    <w:rsid w:val="00F54E14"/>
    <w:rsid w:val="00F644D6"/>
    <w:rsid w:val="00F71C7F"/>
    <w:rsid w:val="00F73176"/>
    <w:rsid w:val="00F76607"/>
    <w:rsid w:val="00F80939"/>
    <w:rsid w:val="00F83A85"/>
    <w:rsid w:val="00F85ED8"/>
    <w:rsid w:val="00F9316B"/>
    <w:rsid w:val="00F95674"/>
    <w:rsid w:val="00FA06A5"/>
    <w:rsid w:val="00FA363B"/>
    <w:rsid w:val="00FB0F24"/>
    <w:rsid w:val="00FB288B"/>
    <w:rsid w:val="00FB46A9"/>
    <w:rsid w:val="00FC03C6"/>
    <w:rsid w:val="00FC2106"/>
    <w:rsid w:val="00FC35AE"/>
    <w:rsid w:val="00FC4710"/>
    <w:rsid w:val="00FC7C29"/>
    <w:rsid w:val="00FD0EF1"/>
    <w:rsid w:val="00FD2F89"/>
    <w:rsid w:val="00FD6785"/>
    <w:rsid w:val="00FD709A"/>
    <w:rsid w:val="00FE0C43"/>
    <w:rsid w:val="00FE14E6"/>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238640">
      <w:bodyDiv w:val="1"/>
      <w:marLeft w:val="0"/>
      <w:marRight w:val="0"/>
      <w:marTop w:val="0"/>
      <w:marBottom w:val="0"/>
      <w:divBdr>
        <w:top w:val="none" w:sz="0" w:space="0" w:color="auto"/>
        <w:left w:val="none" w:sz="0" w:space="0" w:color="auto"/>
        <w:bottom w:val="none" w:sz="0" w:space="0" w:color="auto"/>
        <w:right w:val="none" w:sz="0" w:space="0" w:color="auto"/>
      </w:divBdr>
      <w:divsChild>
        <w:div w:id="56248970">
          <w:marLeft w:val="0"/>
          <w:marRight w:val="0"/>
          <w:marTop w:val="0"/>
          <w:marBottom w:val="0"/>
          <w:divBdr>
            <w:top w:val="none" w:sz="0" w:space="0" w:color="auto"/>
            <w:left w:val="none" w:sz="0" w:space="0" w:color="auto"/>
            <w:bottom w:val="none" w:sz="0" w:space="0" w:color="auto"/>
            <w:right w:val="none" w:sz="0" w:space="0" w:color="auto"/>
          </w:divBdr>
          <w:divsChild>
            <w:div w:id="192306012">
              <w:marLeft w:val="0"/>
              <w:marRight w:val="0"/>
              <w:marTop w:val="0"/>
              <w:marBottom w:val="0"/>
              <w:divBdr>
                <w:top w:val="none" w:sz="0" w:space="0" w:color="auto"/>
                <w:left w:val="none" w:sz="0" w:space="0" w:color="auto"/>
                <w:bottom w:val="none" w:sz="0" w:space="0" w:color="auto"/>
                <w:right w:val="none" w:sz="0" w:space="0" w:color="auto"/>
              </w:divBdr>
              <w:divsChild>
                <w:div w:id="9119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200">
      <w:bodyDiv w:val="1"/>
      <w:marLeft w:val="0"/>
      <w:marRight w:val="0"/>
      <w:marTop w:val="0"/>
      <w:marBottom w:val="0"/>
      <w:divBdr>
        <w:top w:val="none" w:sz="0" w:space="0" w:color="auto"/>
        <w:left w:val="none" w:sz="0" w:space="0" w:color="auto"/>
        <w:bottom w:val="none" w:sz="0" w:space="0" w:color="auto"/>
        <w:right w:val="none" w:sz="0" w:space="0" w:color="auto"/>
      </w:divBdr>
      <w:divsChild>
        <w:div w:id="274295404">
          <w:marLeft w:val="0"/>
          <w:marRight w:val="0"/>
          <w:marTop w:val="0"/>
          <w:marBottom w:val="0"/>
          <w:divBdr>
            <w:top w:val="none" w:sz="0" w:space="0" w:color="auto"/>
            <w:left w:val="none" w:sz="0" w:space="0" w:color="auto"/>
            <w:bottom w:val="none" w:sz="0" w:space="0" w:color="auto"/>
            <w:right w:val="none" w:sz="0" w:space="0" w:color="auto"/>
          </w:divBdr>
          <w:divsChild>
            <w:div w:id="1518346926">
              <w:marLeft w:val="0"/>
              <w:marRight w:val="0"/>
              <w:marTop w:val="0"/>
              <w:marBottom w:val="0"/>
              <w:divBdr>
                <w:top w:val="none" w:sz="0" w:space="0" w:color="auto"/>
                <w:left w:val="none" w:sz="0" w:space="0" w:color="auto"/>
                <w:bottom w:val="none" w:sz="0" w:space="0" w:color="auto"/>
                <w:right w:val="none" w:sz="0" w:space="0" w:color="auto"/>
              </w:divBdr>
              <w:divsChild>
                <w:div w:id="51793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684BF-3C5D-6047-9F02-FD564A37B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12</Pages>
  <Words>8921</Words>
  <Characters>50854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52</cp:revision>
  <dcterms:created xsi:type="dcterms:W3CDTF">2020-09-10T14:21:00Z</dcterms:created>
  <dcterms:modified xsi:type="dcterms:W3CDTF">2020-09-18T11:06:00Z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