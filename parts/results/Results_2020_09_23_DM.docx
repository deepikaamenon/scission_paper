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DC8D1" w14:textId="77777777" w:rsidR="0049760B" w:rsidRPr="0049760B" w:rsidRDefault="0049760B" w:rsidP="0049760B">
      <w:pPr>
        <w:rPr>
          <w:lang w:val="en-US"/>
        </w:rPr>
      </w:pPr>
      <w:r>
        <w:t>﻿</w:t>
      </w:r>
      <w:r w:rsidRPr="0049760B">
        <w:rPr>
          <w:lang w:val="en-US"/>
        </w:rPr>
        <w:t>\subsection{</w:t>
      </w:r>
      <w:commentRangeStart w:id="0"/>
      <w:r w:rsidRPr="0049760B">
        <w:rPr>
          <w:b/>
          <w:bCs/>
          <w:lang w:val="en-US"/>
        </w:rPr>
        <w:t>Removal of Rvs167, not Vps1,  results in reduced coat movement</w:t>
      </w:r>
      <w:commentRangeEnd w:id="0"/>
      <w:r w:rsidR="00820944">
        <w:rPr>
          <w:rStyle w:val="CommentReference"/>
        </w:rPr>
        <w:commentReference w:id="0"/>
      </w:r>
      <w:r w:rsidRPr="0049760B">
        <w:rPr>
          <w:b/>
          <w:bCs/>
          <w:lang w:val="en-US"/>
        </w:rPr>
        <w:t>}</w:t>
      </w:r>
    </w:p>
    <w:p w14:paraId="6D6DBAE3" w14:textId="77777777" w:rsidR="0049760B" w:rsidRPr="0049760B" w:rsidRDefault="0049760B" w:rsidP="0049760B">
      <w:pPr>
        <w:rPr>
          <w:lang w:val="en-US"/>
        </w:rPr>
      </w:pPr>
    </w:p>
    <w:p w14:paraId="1BB92823" w14:textId="5FF4535D" w:rsidR="0072196F" w:rsidRDefault="0049760B" w:rsidP="0049760B">
      <w:pPr>
        <w:rPr>
          <w:ins w:id="1" w:author="Deepikaa Menon" w:date="2020-08-18T16:04:00Z"/>
          <w:lang w:val="en-US"/>
        </w:rPr>
      </w:pPr>
      <w:commentRangeStart w:id="2"/>
      <w:r w:rsidRPr="0049760B">
        <w:rPr>
          <w:lang w:val="en-US"/>
        </w:rPr>
        <w:t>Yeast</w:t>
      </w:r>
      <w:commentRangeEnd w:id="2"/>
      <w:r w:rsidR="00820944">
        <w:rPr>
          <w:rStyle w:val="CommentReference"/>
        </w:rPr>
        <w:commentReference w:id="2"/>
      </w:r>
      <w:r w:rsidRPr="0049760B">
        <w:rPr>
          <w:lang w:val="en-US"/>
        </w:rPr>
        <w:t xml:space="preserve"> Dynamin-like protein Vps1 does </w:t>
      </w:r>
      <w:commentRangeStart w:id="3"/>
      <w:r w:rsidRPr="0049760B">
        <w:rPr>
          <w:lang w:val="en-US"/>
        </w:rPr>
        <w:t xml:space="preserve">not contain </w:t>
      </w:r>
      <w:ins w:id="4" w:author="Deepikaa Menon" w:date="2020-08-18T16:27:00Z">
        <w:r w:rsidR="00175F46">
          <w:rPr>
            <w:lang w:val="en-US"/>
          </w:rPr>
          <w:t xml:space="preserve">a </w:t>
        </w:r>
      </w:ins>
      <w:r w:rsidRPr="0049760B">
        <w:rPr>
          <w:lang w:val="en-US"/>
        </w:rPr>
        <w:t>Proline Rich Domain</w:t>
      </w:r>
      <w:commentRangeEnd w:id="3"/>
      <w:r w:rsidR="001F4543">
        <w:rPr>
          <w:rStyle w:val="CommentReference"/>
        </w:rPr>
        <w:commentReference w:id="3"/>
      </w:r>
      <w:r w:rsidRPr="0049760B">
        <w:rPr>
          <w:lang w:val="en-US"/>
        </w:rPr>
        <w:t xml:space="preserve">, which in mammalian cells is required for recruitment to endocytic sites (ref Grabs et al., 1997; </w:t>
      </w:r>
      <w:proofErr w:type="spellStart"/>
      <w:r w:rsidRPr="0049760B">
        <w:rPr>
          <w:lang w:val="en-US"/>
        </w:rPr>
        <w:t>Cestra</w:t>
      </w:r>
      <w:proofErr w:type="spellEnd"/>
      <w:r w:rsidRPr="0049760B">
        <w:rPr>
          <w:lang w:val="en-US"/>
        </w:rPr>
        <w:t xml:space="preserve"> et al., 1999; </w:t>
      </w:r>
      <w:proofErr w:type="spellStart"/>
      <w:r w:rsidRPr="0049760B">
        <w:rPr>
          <w:lang w:val="en-US"/>
        </w:rPr>
        <w:t>Farsad</w:t>
      </w:r>
      <w:proofErr w:type="spellEnd"/>
      <w:r w:rsidRPr="0049760B">
        <w:rPr>
          <w:lang w:val="en-US"/>
        </w:rPr>
        <w:t xml:space="preserve"> et al., 2001; Meinecke et al., 2013). </w:t>
      </w:r>
      <w:ins w:id="5" w:author="Deepikaa Menon" w:date="2020-08-18T15:58:00Z">
        <w:r w:rsidR="004B2221">
          <w:rPr>
            <w:lang w:val="en-US"/>
          </w:rPr>
          <w:t>In spite of th</w:t>
        </w:r>
      </w:ins>
      <w:ins w:id="6" w:author="Deepikaa Menon" w:date="2020-08-18T15:59:00Z">
        <w:r w:rsidR="004B2221">
          <w:rPr>
            <w:lang w:val="en-US"/>
          </w:rPr>
          <w:t>e lack of</w:t>
        </w:r>
      </w:ins>
      <w:ins w:id="7" w:author="Deepikaa Menon" w:date="2020-08-18T16:25:00Z">
        <w:r w:rsidR="00751523">
          <w:rPr>
            <w:lang w:val="en-US"/>
          </w:rPr>
          <w:t xml:space="preserve"> </w:t>
        </w:r>
      </w:ins>
      <w:ins w:id="8" w:author="Deepikaa Menon" w:date="2020-08-18T16:36:00Z">
        <w:r w:rsidR="0096064A">
          <w:rPr>
            <w:lang w:val="en-US"/>
          </w:rPr>
          <w:t>a</w:t>
        </w:r>
      </w:ins>
      <w:ins w:id="9" w:author="Deepikaa Menon" w:date="2020-08-18T16:25:00Z">
        <w:r w:rsidR="00751523">
          <w:rPr>
            <w:lang w:val="en-US"/>
          </w:rPr>
          <w:t xml:space="preserve"> ster</w:t>
        </w:r>
      </w:ins>
      <w:ins w:id="10" w:author="Deepikaa Menon" w:date="2020-08-18T16:26:00Z">
        <w:r w:rsidR="00751523">
          <w:rPr>
            <w:lang w:val="en-US"/>
          </w:rPr>
          <w:t>e</w:t>
        </w:r>
      </w:ins>
      <w:ins w:id="11" w:author="Deepikaa Menon" w:date="2020-08-18T16:25:00Z">
        <w:r w:rsidR="00751523">
          <w:rPr>
            <w:lang w:val="en-US"/>
          </w:rPr>
          <w:t>otypical</w:t>
        </w:r>
      </w:ins>
      <w:ins w:id="12" w:author="Deepikaa Menon" w:date="2020-08-18T15:59:00Z">
        <w:r w:rsidR="004B2221">
          <w:rPr>
            <w:lang w:val="en-US"/>
          </w:rPr>
          <w:t xml:space="preserve"> interaction </w:t>
        </w:r>
      </w:ins>
      <w:ins w:id="13" w:author="Deepikaa Menon" w:date="2020-08-18T16:25:00Z">
        <w:r w:rsidR="007758B4">
          <w:rPr>
            <w:lang w:val="en-US"/>
          </w:rPr>
          <w:t>domain</w:t>
        </w:r>
      </w:ins>
      <w:ins w:id="14" w:author="Deepikaa Menon" w:date="2020-08-18T15:58:00Z">
        <w:r w:rsidR="004B2221">
          <w:rPr>
            <w:lang w:val="en-US"/>
          </w:rPr>
          <w:t>, s</w:t>
        </w:r>
      </w:ins>
      <w:commentRangeStart w:id="15"/>
      <w:r w:rsidRPr="0049760B">
        <w:rPr>
          <w:lang w:val="en-US"/>
        </w:rPr>
        <w:t>ome work</w:t>
      </w:r>
      <w:ins w:id="16" w:author="Deepikaa Menon" w:date="2020-08-18T16:07:00Z">
        <w:r w:rsidR="0026735D">
          <w:rPr>
            <w:lang w:val="en-US"/>
          </w:rPr>
          <w:t>s</w:t>
        </w:r>
      </w:ins>
      <w:r w:rsidRPr="0049760B">
        <w:rPr>
          <w:lang w:val="en-US"/>
        </w:rPr>
        <w:t xml:space="preserve"> </w:t>
      </w:r>
      <w:ins w:id="17" w:author="Deepikaa Menon" w:date="2020-08-18T16:07:00Z">
        <w:r w:rsidR="0026735D" w:rsidRPr="0049760B">
          <w:rPr>
            <w:lang w:val="en-US"/>
          </w:rPr>
          <w:t>ha</w:t>
        </w:r>
        <w:r w:rsidR="0026735D">
          <w:rPr>
            <w:lang w:val="en-US"/>
          </w:rPr>
          <w:t>ve</w:t>
        </w:r>
        <w:r w:rsidR="0026735D" w:rsidRPr="0049760B">
          <w:rPr>
            <w:lang w:val="en-US"/>
          </w:rPr>
          <w:t xml:space="preserve"> </w:t>
        </w:r>
      </w:ins>
      <w:r w:rsidRPr="0049760B">
        <w:rPr>
          <w:lang w:val="en-US"/>
        </w:rPr>
        <w:t xml:space="preserve">reported </w:t>
      </w:r>
      <w:commentRangeEnd w:id="15"/>
      <w:r w:rsidR="00FE0C43">
        <w:rPr>
          <w:rStyle w:val="CommentReference"/>
        </w:rPr>
        <w:commentReference w:id="15"/>
      </w:r>
      <w:r w:rsidRPr="0049760B">
        <w:rPr>
          <w:lang w:val="en-US"/>
        </w:rPr>
        <w:t xml:space="preserve">its recruitment </w:t>
      </w:r>
      <w:ins w:id="18" w:author="Deepikaa Menon" w:date="2020-08-18T16:26:00Z">
        <w:r w:rsidR="00524C2D">
          <w:rPr>
            <w:lang w:val="en-US"/>
          </w:rPr>
          <w:t>to</w:t>
        </w:r>
      </w:ins>
      <w:r w:rsidRPr="0049760B">
        <w:rPr>
          <w:lang w:val="en-US"/>
        </w:rPr>
        <w:t xml:space="preserve"> endocytic proteins</w:t>
      </w:r>
      <w:ins w:id="19" w:author="Deepikaa Menon" w:date="2020-08-18T16:26:00Z">
        <w:r w:rsidR="00524C2D">
          <w:rPr>
            <w:lang w:val="en-US"/>
          </w:rPr>
          <w:t>, including</w:t>
        </w:r>
      </w:ins>
      <w:ins w:id="20" w:author="Deepikaa Menon" w:date="2020-08-19T13:31:00Z">
        <w:r w:rsidR="00A53563">
          <w:rPr>
            <w:lang w:val="en-US"/>
          </w:rPr>
          <w:t xml:space="preserve"> to</w:t>
        </w:r>
      </w:ins>
      <w:ins w:id="21" w:author="Deepikaa Menon" w:date="2020-08-18T16:26:00Z">
        <w:r w:rsidR="00524C2D">
          <w:rPr>
            <w:lang w:val="en-US"/>
          </w:rPr>
          <w:t xml:space="preserve"> N-BAR protein Rvs167</w:t>
        </w:r>
      </w:ins>
      <w:r w:rsidRPr="0049760B">
        <w:rPr>
          <w:lang w:val="en-US"/>
        </w:rPr>
        <w:t xml:space="preserve"> </w:t>
      </w:r>
      <w:ins w:id="22" w:author="Deepikaa Menon" w:date="2020-08-18T16:00:00Z">
        <w:r w:rsidR="004B2221">
          <w:rPr>
            <w:lang w:val="en-US"/>
          </w:rPr>
          <w:fldChar w:fldCharType="begin" w:fldLock="1"/>
        </w:r>
      </w:ins>
      <w:r w:rsidR="007758B4">
        <w:rPr>
          <w:lang w:val="en-US"/>
        </w:rPr>
        <w:instrText>ADDIN CSL_CITATION {"citationItems":[{"id":"ITEM-1","itemData":{"DOI":"10.1016/J.EJCB.2010.02.002","ISSN":"0171-9335","abstract":"Mammalian dynamin is responsible for scission of endocytic vesicles from the plasma membrane. A previous study showed that Vps1, a yeast dynamin-like protein, plays an important role in pheromone receptor internalization (Yu and Cai, 2004; J. Cell Sci. 117, 3839–3853). However, the details of how Vps1 acts in various phases of endocytosis including early internalization of the endocytic vesicle are poorly understood. To investigate the potential roles of Vps1 in both endocytic vesicle formation/maturation on the plasma membrane and endocytic vesicle internalization, time-lapse fluorescent images of GFP-tagged endocytic markers in live cells were analyzed using a particle tracking software. The loss of Vps1 leads to a robust increase in the lifespan of newly forming cortical endocytic vesicles carrying Las17-GFP, Ede1-GFP, Sla1-GFP, and Abp1-GFP, indicating that Vps1 is required for the proper assembly and maturation of endocytic vesicles. Particle track analysis revealed that Abp1-GFP vesicles in vps1 null cells moved a relatively short distance away from the cell membrane due to their non-directional movement. Furthermore, we found that the GTPase and the GED domains of Vps1 are required for the proper endocytic function of Vps1. Our tracking analysis data also revealed that the post-internalized vesicle motility en route to the vacuole was decreased significantly, perhaps due to severe disruption of the actin cables in Vps1 mutant cells.","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Biology","id":"ITEM-1","issue":"7","issued":{"date-parts":[["2010","7","1"]]},"page":"499-508","publisher":"Urban &amp; Fischer","title":"The yeast dynamin-like protein Vps1:vps1 mutations perturb the internalization and the motility of endocytic vesicles and endosomes via disorganization of the actin cytoskeleton","type":"article-journal","volume":"89"},"uris":["http://www.mendeley.com/documents/?uuid=5b27c834-10b8-3f05-9e88-2a7fad0ddc18"]},{"id":"ITEM-2","itemData":{"DOI":"10.1242/jcs.01239","ISSN":"0021-9533","author":[{"dropping-particle":"","family":"Yu","given":"X.","non-dropping-particle":"","parse-names":false,"suffix":""}],"container-title":"Journal of Cell Science","id":"ITEM-2","issue":"17","issued":{"date-parts":[["2004","9","1"]]},"page":"3839-3853","title":"The yeast dynamin-related GTPase Vps1p functions in the organization of the actin cytoskeleton via interaction with Sla1p","type":"article-journal","volume":"117"},"uris":["http://www.mendeley.com/documents/?uuid=32591b4d-9155-333a-a653-de1854f77e04"]},{"id":"ITEM-3","itemData":{"DOI":"10.1242/jcs.070508","ISSN":"0021-9533, 1477-9137","abstract":"Dynamins are a conserved family of proteins involved in membrane fusion and fission. Although mammalian dynamins are known to be involved in several membrane-trafficking events, the role of dynamin-1 in endocytosis is the best-characterised role of this protein family. Despite many similarities between endocytosis in yeast and mammalian cells, a comparable role for dynamins in yeast has not previously been demonstrated. The reported lack of involvement of dynamins in yeast endocytosis has raised questions over the general applicability of the current yeast model of endocytosis, and has also precluded studies using well-developed methods in yeast, to further our understanding of the mechanism of dynamin function during endocytosis. Here, we investigate the yeast dynamin-like protein Vps1 and demonstrate a transient burst of localisation to sites of endocytosis. Using live-cell imaging of endocytic reporters in strains lacking vps1, and also electron microscopy and biochemical approaches, we demonstrate a role for Vps1 in facilitating endocytic invagination. Vps1 mutants were generated, and analysis in several assays reveals a role for the C-terminal self-assembly domain in endocytosis but not in other membrane fission events with which Vps1 has previously been associated.","author":[{"dropping-particle":"","family":"Rooij","given":"Iwona I. Smaczynska-de","non-dropping-particle":"","parse-names":false,"suffix":""},{"dropping-particle":"","family":"Allwood","given":"Ellen G.","non-dropping-particle":"","parse-names":false,"suffix":""},{"dropping-particle":"","family":"Aghamohammadzadeh","given":"Soheil","non-dropping-particle":"","parse-names":false,"suffix":""},{"dropping-particle":"","family":"Hettema","given":"Ewald H.","non-dropping-particle":"","parse-names":false,"suffix":""},{"dropping-particle":"","family":"Goldberg","given":"Martin W.","non-dropping-particle":"","parse-names":false,"suffix":""},{"dropping-particle":"","family":"Ayscough","given":"Kathryn R.","non-dropping-particle":"","parse-names":false,"suffix":""}],"container-title":"Journal of Cell Science","id":"ITEM-3","issued":{"date-parts":[["2010","9"]]},"language":"en","page":"jcs.070508","title":"A role for the dynamin-like protein Vps1 during endocytosis in yeast","type":"article-journal"},"uris":["http://www.mendeley.com/documents/?uuid=fbf2e975-ea5d-4d22-aaa3-fb987334f156"]}],"mendeley":{"formattedCitation":"(Nannapaneni et al. 2010; Yu 2004; Rooij et al. 2010)","plainTextFormattedCitation":"(Nannapaneni et al. 2010; Yu 2004; Rooij et al. 2010)","previouslyFormattedCitation":"(Nannapaneni et al. 2010; Yu 2004; Rooij et al. 2010)"},"properties":{"noteIndex":0},"schema":"https://github.com/citation-style-language/schema/raw/master/csl-citation.json"}</w:instrText>
      </w:r>
      <w:r w:rsidR="004B2221">
        <w:rPr>
          <w:lang w:val="en-US"/>
        </w:rPr>
        <w:fldChar w:fldCharType="separate"/>
      </w:r>
      <w:r w:rsidR="00175952" w:rsidRPr="00175952">
        <w:rPr>
          <w:noProof/>
          <w:lang w:val="en-US"/>
        </w:rPr>
        <w:t>(Nannapaneni et al. 2010; Yu 2004; Rooij et al. 2010)</w:t>
      </w:r>
      <w:ins w:id="23" w:author="Deepikaa Menon" w:date="2020-08-18T16:00:00Z">
        <w:r w:rsidR="004B2221">
          <w:rPr>
            <w:lang w:val="en-US"/>
          </w:rPr>
          <w:fldChar w:fldCharType="end"/>
        </w:r>
      </w:ins>
      <w:r w:rsidRPr="0049760B">
        <w:rPr>
          <w:lang w:val="en-US"/>
        </w:rPr>
        <w:t xml:space="preserve">. </w:t>
      </w:r>
      <w:ins w:id="24" w:author="Deepikaa Menon" w:date="2020-08-18T16:02:00Z">
        <w:r w:rsidR="007463C2">
          <w:rPr>
            <w:lang w:val="en-US"/>
          </w:rPr>
          <w:t>The question of whether or not Vps1 has a function at endocytic sites has been obfuscated by pot</w:t>
        </w:r>
      </w:ins>
      <w:ins w:id="25" w:author="Deepikaa Menon" w:date="2020-08-18T16:03:00Z">
        <w:r w:rsidR="007463C2">
          <w:rPr>
            <w:lang w:val="en-US"/>
          </w:rPr>
          <w:t>ential tagging-induced dysfunction of Vps1</w:t>
        </w:r>
      </w:ins>
      <w:ins w:id="26" w:author="Deepikaa Menon" w:date="2020-08-18T16:36:00Z">
        <w:r w:rsidR="007954FE">
          <w:rPr>
            <w:lang w:val="en-US"/>
          </w:rPr>
          <w:t xml:space="preserve"> </w:t>
        </w:r>
      </w:ins>
      <w:ins w:id="27" w:author="Deepikaa Menon" w:date="2020-08-19T13:31:00Z">
        <w:r w:rsidR="008E22CC">
          <w:rPr>
            <w:lang w:val="en-US"/>
          </w:rPr>
          <w:t>molecules</w:t>
        </w:r>
      </w:ins>
      <w:ins w:id="28" w:author="Deepikaa Menon" w:date="2020-08-18T16:03:00Z">
        <w:r w:rsidR="007463C2">
          <w:rPr>
            <w:lang w:val="en-US"/>
          </w:rPr>
          <w:t>.</w:t>
        </w:r>
      </w:ins>
      <w:ins w:id="29" w:author="Deepikaa Menon" w:date="2020-08-18T16:21:00Z">
        <w:r w:rsidR="0072196F">
          <w:rPr>
            <w:lang w:val="en-US"/>
          </w:rPr>
          <w:t xml:space="preserve"> </w:t>
        </w:r>
      </w:ins>
      <w:r w:rsidRPr="0049760B">
        <w:rPr>
          <w:lang w:val="en-US"/>
        </w:rPr>
        <w:t>Vps1 tagged both N- and C-terminally with GFP constructs failed to co-localize with endocytic protein Abp1 in our hands</w:t>
      </w:r>
      <w:ins w:id="30" w:author="Deepikaa Menon" w:date="2020-08-18T16:17:00Z">
        <w:r w:rsidR="00F472AE">
          <w:rPr>
            <w:lang w:val="en-US"/>
          </w:rPr>
          <w:t xml:space="preserve">, </w:t>
        </w:r>
      </w:ins>
      <w:r w:rsidRPr="0049760B">
        <w:rPr>
          <w:lang w:val="en-US"/>
        </w:rPr>
        <w:t>consistent with other work that observed localization only with other parts of the trafficking pathway (</w:t>
      </w:r>
      <w:proofErr w:type="spellStart"/>
      <w:r w:rsidRPr="0049760B">
        <w:rPr>
          <w:lang w:val="en-US"/>
        </w:rPr>
        <w:t>Gadila</w:t>
      </w:r>
      <w:proofErr w:type="spellEnd"/>
      <w:r w:rsidRPr="0049760B">
        <w:rPr>
          <w:lang w:val="en-US"/>
        </w:rPr>
        <w:t xml:space="preserve"> 2017).</w:t>
      </w:r>
      <w:ins w:id="31" w:author="Deepikaa Menon" w:date="2020-08-18T16:15:00Z">
        <w:r w:rsidR="003C1D7B" w:rsidRPr="003C1D7B">
          <w:rPr>
            <w:lang w:val="en-US"/>
          </w:rPr>
          <w:t xml:space="preserve"> </w:t>
        </w:r>
        <w:r w:rsidR="003C1D7B" w:rsidRPr="00D84501">
          <w:rPr>
            <w:lang w:val="en-US"/>
          </w:rPr>
          <w:t>We argued that even if tagging Vps1 induced defects in its localization</w:t>
        </w:r>
      </w:ins>
      <w:ins w:id="32" w:author="Deepikaa Menon" w:date="2020-08-18T17:01:00Z">
        <w:r w:rsidR="00241C6B">
          <w:rPr>
            <w:lang w:val="en-US"/>
          </w:rPr>
          <w:t xml:space="preserve"> and/</w:t>
        </w:r>
      </w:ins>
      <w:ins w:id="33" w:author="Deepikaa Menon" w:date="2020-08-18T17:02:00Z">
        <w:r w:rsidR="00241C6B">
          <w:rPr>
            <w:lang w:val="en-US"/>
          </w:rPr>
          <w:t>or function</w:t>
        </w:r>
      </w:ins>
      <w:ins w:id="34" w:author="Deepikaa Menon" w:date="2020-08-18T16:15:00Z">
        <w:r w:rsidR="003C1D7B" w:rsidRPr="00D84501">
          <w:rPr>
            <w:lang w:val="en-US"/>
          </w:rPr>
          <w:t xml:space="preserve">, its </w:t>
        </w:r>
      </w:ins>
      <w:ins w:id="35" w:author="Deepikaa Menon" w:date="2020-08-18T17:02:00Z">
        <w:r w:rsidR="00BC10C4">
          <w:rPr>
            <w:lang w:val="en-US"/>
          </w:rPr>
          <w:t>contribution to</w:t>
        </w:r>
      </w:ins>
      <w:ins w:id="36" w:author="Deepikaa Menon" w:date="2020-08-18T16:15:00Z">
        <w:r w:rsidR="003C1D7B">
          <w:rPr>
            <w:lang w:val="en-US"/>
          </w:rPr>
          <w:t xml:space="preserve"> </w:t>
        </w:r>
      </w:ins>
      <w:ins w:id="37" w:author="Deepikaa Menon" w:date="2020-08-18T17:01:00Z">
        <w:r w:rsidR="006628DD">
          <w:rPr>
            <w:lang w:val="en-US"/>
          </w:rPr>
          <w:t>endocytosis</w:t>
        </w:r>
      </w:ins>
      <w:ins w:id="38" w:author="Deepikaa Menon" w:date="2020-08-18T16:15:00Z">
        <w:r w:rsidR="003C1D7B">
          <w:rPr>
            <w:lang w:val="en-US"/>
          </w:rPr>
          <w:t xml:space="preserve"> c</w:t>
        </w:r>
        <w:r w:rsidR="003C1D7B" w:rsidRPr="00D84501">
          <w:rPr>
            <w:lang w:val="en-US"/>
          </w:rPr>
          <w:t xml:space="preserve">ould be </w:t>
        </w:r>
      </w:ins>
      <w:ins w:id="39" w:author="Deepikaa Menon" w:date="2020-08-18T17:02:00Z">
        <w:r w:rsidR="0020564C">
          <w:rPr>
            <w:lang w:val="en-US"/>
          </w:rPr>
          <w:t>examined</w:t>
        </w:r>
      </w:ins>
      <w:ins w:id="40" w:author="Deepikaa Menon" w:date="2020-08-18T16:15:00Z">
        <w:r w:rsidR="003C1D7B" w:rsidRPr="00D84501">
          <w:rPr>
            <w:lang w:val="en-US"/>
          </w:rPr>
          <w:t xml:space="preserve"> by </w:t>
        </w:r>
      </w:ins>
      <w:ins w:id="41" w:author="Deepikaa Menon" w:date="2020-08-18T17:02:00Z">
        <w:r w:rsidR="0020564C">
          <w:rPr>
            <w:lang w:val="en-US"/>
          </w:rPr>
          <w:t>observing</w:t>
        </w:r>
      </w:ins>
      <w:ins w:id="42" w:author="Deepikaa Menon" w:date="2020-08-18T16:15:00Z">
        <w:r w:rsidR="003C1D7B" w:rsidRPr="00D84501">
          <w:rPr>
            <w:lang w:val="en-US"/>
          </w:rPr>
          <w:t xml:space="preserve"> the</w:t>
        </w:r>
        <w:r w:rsidR="003C1D7B">
          <w:rPr>
            <w:lang w:val="en-US"/>
          </w:rPr>
          <w:t xml:space="preserve"> </w:t>
        </w:r>
      </w:ins>
      <w:ins w:id="43" w:author="Deepikaa Menon" w:date="2020-08-18T17:02:00Z">
        <w:r w:rsidR="000C36D6">
          <w:rPr>
            <w:lang w:val="en-US"/>
          </w:rPr>
          <w:t>dynamics</w:t>
        </w:r>
      </w:ins>
      <w:ins w:id="44" w:author="Deepikaa Menon" w:date="2020-08-18T16:15:00Z">
        <w:r w:rsidR="003C1D7B">
          <w:rPr>
            <w:lang w:val="en-US"/>
          </w:rPr>
          <w:t xml:space="preserve"> of other endocytic proteins in cells lacking Vps1. </w:t>
        </w:r>
      </w:ins>
      <w:ins w:id="45" w:author="Deepikaa Menon" w:date="2020-08-18T16:23:00Z">
        <w:r w:rsidR="007758B4">
          <w:rPr>
            <w:lang w:val="en-US"/>
          </w:rPr>
          <w:t>The</w:t>
        </w:r>
      </w:ins>
      <w:ins w:id="46" w:author="Deepikaa Menon" w:date="2020-08-18T16:27:00Z">
        <w:r w:rsidR="00524C2D">
          <w:rPr>
            <w:lang w:val="en-US"/>
          </w:rPr>
          <w:t xml:space="preserve"> </w:t>
        </w:r>
        <w:r w:rsidR="00A57C5C">
          <w:rPr>
            <w:lang w:val="en-US"/>
          </w:rPr>
          <w:t>canonical</w:t>
        </w:r>
      </w:ins>
      <w:ins w:id="47" w:author="Deepikaa Menon" w:date="2020-08-18T16:23:00Z">
        <w:r w:rsidR="007758B4">
          <w:rPr>
            <w:lang w:val="en-US"/>
          </w:rPr>
          <w:t xml:space="preserve"> interaction partner of Vps1</w:t>
        </w:r>
      </w:ins>
      <w:ins w:id="48" w:author="Deepikaa Menon" w:date="2020-09-21T11:43:00Z">
        <w:r w:rsidR="001A060E">
          <w:rPr>
            <w:lang w:val="en-US"/>
          </w:rPr>
          <w:t>-</w:t>
        </w:r>
      </w:ins>
      <w:ins w:id="49" w:author="Deepikaa Menon" w:date="2020-08-18T16:21:00Z">
        <w:r w:rsidR="00CE59D6">
          <w:rPr>
            <w:lang w:val="en-US"/>
          </w:rPr>
          <w:t xml:space="preserve"> Rvs</w:t>
        </w:r>
      </w:ins>
      <w:ins w:id="50" w:author="Deepikaa Menon" w:date="2020-08-18T16:22:00Z">
        <w:r w:rsidR="00CE59D6">
          <w:rPr>
            <w:lang w:val="en-US"/>
          </w:rPr>
          <w:t>167</w:t>
        </w:r>
      </w:ins>
      <w:ins w:id="51" w:author="Deepikaa Menon" w:date="2020-09-21T11:43:00Z">
        <w:r w:rsidR="001A060E">
          <w:rPr>
            <w:lang w:val="en-US"/>
          </w:rPr>
          <w:t>-</w:t>
        </w:r>
      </w:ins>
      <w:ins w:id="52" w:author="Deepikaa Menon" w:date="2020-08-18T16:59:00Z">
        <w:r w:rsidR="00FE14E6">
          <w:rPr>
            <w:lang w:val="en-US"/>
          </w:rPr>
          <w:t xml:space="preserve"> local</w:t>
        </w:r>
      </w:ins>
      <w:ins w:id="53" w:author="Deepikaa Menon" w:date="2020-08-18T17:00:00Z">
        <w:r w:rsidR="00FE14E6">
          <w:rPr>
            <w:lang w:val="en-US"/>
          </w:rPr>
          <w:t>izes to endocytic site</w:t>
        </w:r>
      </w:ins>
      <w:ins w:id="54" w:author="Microsoft Office User" w:date="2020-09-08T01:56:00Z">
        <w:r w:rsidR="00645A86">
          <w:rPr>
            <w:lang w:val="en-US"/>
          </w:rPr>
          <w:t>s</w:t>
        </w:r>
      </w:ins>
      <w:ins w:id="55" w:author="Deepikaa Menon" w:date="2020-08-18T17:00:00Z">
        <w:r w:rsidR="00FE14E6">
          <w:rPr>
            <w:lang w:val="en-US"/>
          </w:rPr>
          <w:t>, and</w:t>
        </w:r>
      </w:ins>
      <w:ins w:id="56" w:author="Deepikaa Menon" w:date="2020-08-18T16:22:00Z">
        <w:r w:rsidR="00CE59D6">
          <w:rPr>
            <w:lang w:val="en-US"/>
          </w:rPr>
          <w:t xml:space="preserve"> has a</w:t>
        </w:r>
      </w:ins>
      <w:ins w:id="57" w:author="Deepikaa Menon" w:date="2020-08-18T16:57:00Z">
        <w:r w:rsidR="00ED6318">
          <w:rPr>
            <w:lang w:val="en-US"/>
          </w:rPr>
          <w:t xml:space="preserve"> role in scissio</w:t>
        </w:r>
      </w:ins>
      <w:ins w:id="58" w:author="Deepikaa Menon" w:date="2020-08-18T16:58:00Z">
        <w:r w:rsidR="00ED6318">
          <w:rPr>
            <w:lang w:val="en-US"/>
          </w:rPr>
          <w:t xml:space="preserve">n, although it is unclear what </w:t>
        </w:r>
        <w:r w:rsidR="00214437">
          <w:rPr>
            <w:lang w:val="en-US"/>
          </w:rPr>
          <w:t>that</w:t>
        </w:r>
        <w:r w:rsidR="00ED6318">
          <w:rPr>
            <w:lang w:val="en-US"/>
          </w:rPr>
          <w:t xml:space="preserve"> is </w:t>
        </w:r>
      </w:ins>
      <w:ins w:id="59" w:author="Deepikaa Menon" w:date="2020-08-18T16:24:00Z">
        <w:r w:rsidR="007758B4">
          <w:rPr>
            <w:lang w:val="en-US"/>
          </w:rPr>
          <w:fldChar w:fldCharType="begin" w:fldLock="1"/>
        </w:r>
      </w:ins>
      <w:r w:rsidR="00B30416">
        <w:rPr>
          <w:lang w:val="en-US"/>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B30416">
        <w:rPr>
          <w:rFonts w:ascii="Cambria Math" w:hAnsi="Cambria Math" w:cs="Cambria Math"/>
          <w:lang w:val="en-US"/>
        </w:rPr>
        <w:instrText>∼</w:instrText>
      </w:r>
      <w:r w:rsidR="00B30416">
        <w:rPr>
          <w:lang w:val="en-US"/>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machinery","type":"article-journal"},"uris":["http://www.mendeley.com/documents/?uuid=52656222-a0ca-4722-ab78-188dd70cedb7"]}],"mendeley":{"formattedCitation":"(Kukulski et al. 2012; Picco et al. 2015)","plainTextFormattedCitation":"(Kukulski et al. 2012; Picco et al. 2015)","previouslyFormattedCitation":"(Kukulski et al. 2012; Picco et al. 2015)"},"properties":{"noteIndex":0},"schema":"https://github.com/citation-style-language/schema/raw/master/csl-citation.json"}</w:instrText>
      </w:r>
      <w:r w:rsidR="007758B4">
        <w:rPr>
          <w:lang w:val="en-US"/>
        </w:rPr>
        <w:fldChar w:fldCharType="separate"/>
      </w:r>
      <w:r w:rsidR="007758B4" w:rsidRPr="007758B4">
        <w:rPr>
          <w:noProof/>
          <w:lang w:val="en-US"/>
        </w:rPr>
        <w:t>(Kukulski et al. 2012; Picco et al. 2015)</w:t>
      </w:r>
      <w:ins w:id="60" w:author="Deepikaa Menon" w:date="2020-08-18T16:24:00Z">
        <w:r w:rsidR="007758B4">
          <w:rPr>
            <w:lang w:val="en-US"/>
          </w:rPr>
          <w:fldChar w:fldCharType="end"/>
        </w:r>
        <w:r w:rsidR="007758B4">
          <w:rPr>
            <w:lang w:val="en-US"/>
          </w:rPr>
          <w:t xml:space="preserve">. </w:t>
        </w:r>
      </w:ins>
      <w:ins w:id="61" w:author="Deepikaa Menon" w:date="2020-08-18T16:59:00Z">
        <w:r w:rsidR="006C47E5">
          <w:rPr>
            <w:lang w:val="en-US"/>
          </w:rPr>
          <w:t xml:space="preserve">In order to determine the roles of these </w:t>
        </w:r>
      </w:ins>
      <w:ins w:id="62" w:author="Deepikaa Menon" w:date="2020-09-21T11:44:00Z">
        <w:r w:rsidR="003F5958">
          <w:rPr>
            <w:lang w:val="en-US"/>
          </w:rPr>
          <w:t>proteins</w:t>
        </w:r>
      </w:ins>
      <w:ins w:id="63" w:author="Deepikaa Menon" w:date="2020-09-21T11:45:00Z">
        <w:r w:rsidR="0035622D">
          <w:rPr>
            <w:lang w:val="en-US"/>
          </w:rPr>
          <w:t xml:space="preserve"> </w:t>
        </w:r>
        <w:r w:rsidR="003E0BDC">
          <w:rPr>
            <w:lang w:val="en-US"/>
          </w:rPr>
          <w:t>in</w:t>
        </w:r>
        <w:r w:rsidR="0035622D">
          <w:rPr>
            <w:lang w:val="en-US"/>
          </w:rPr>
          <w:t xml:space="preserve"> </w:t>
        </w:r>
        <w:r w:rsidR="009B238B">
          <w:rPr>
            <w:lang w:val="en-US"/>
          </w:rPr>
          <w:t>endocytic</w:t>
        </w:r>
        <w:r w:rsidR="0035622D">
          <w:rPr>
            <w:lang w:val="en-US"/>
          </w:rPr>
          <w:t xml:space="preserve"> scission</w:t>
        </w:r>
      </w:ins>
      <w:ins w:id="64" w:author="Deepikaa Menon" w:date="2020-08-18T16:59:00Z">
        <w:r w:rsidR="006C47E5">
          <w:rPr>
            <w:lang w:val="en-US"/>
          </w:rPr>
          <w:t>, we</w:t>
        </w:r>
      </w:ins>
      <w:ins w:id="65" w:author="Deepikaa Menon" w:date="2020-08-18T16:32:00Z">
        <w:r w:rsidR="003604FC">
          <w:rPr>
            <w:lang w:val="en-US"/>
          </w:rPr>
          <w:t xml:space="preserve"> </w:t>
        </w:r>
      </w:ins>
      <w:ins w:id="66" w:author="Deepikaa Menon" w:date="2020-08-19T13:23:00Z">
        <w:r w:rsidR="00DC274A">
          <w:rPr>
            <w:lang w:val="en-US"/>
          </w:rPr>
          <w:t>studied</w:t>
        </w:r>
      </w:ins>
      <w:ins w:id="67" w:author="Deepikaa Menon" w:date="2020-08-18T16:25:00Z">
        <w:r w:rsidR="007758B4" w:rsidRPr="005E1AF3">
          <w:rPr>
            <w:lang w:val="en-US"/>
          </w:rPr>
          <w:t xml:space="preserve"> </w:t>
        </w:r>
        <w:r w:rsidR="007758B4">
          <w:rPr>
            <w:lang w:val="en-US"/>
          </w:rPr>
          <w:t>cells</w:t>
        </w:r>
        <w:r w:rsidR="007758B4" w:rsidRPr="005E1AF3">
          <w:rPr>
            <w:lang w:val="en-US"/>
          </w:rPr>
          <w:t xml:space="preserve"> lacking Vps1 </w:t>
        </w:r>
      </w:ins>
      <w:ins w:id="68" w:author="Deepikaa Menon" w:date="2020-08-18T16:32:00Z">
        <w:r w:rsidR="003604FC">
          <w:rPr>
            <w:lang w:val="en-US"/>
          </w:rPr>
          <w:t>and Rv</w:t>
        </w:r>
      </w:ins>
      <w:ins w:id="69" w:author="Deepikaa Menon" w:date="2020-08-18T16:33:00Z">
        <w:r w:rsidR="00DD2E62">
          <w:rPr>
            <w:lang w:val="en-US"/>
          </w:rPr>
          <w:t xml:space="preserve">s167, </w:t>
        </w:r>
      </w:ins>
      <w:ins w:id="70" w:author="Deepikaa Menon" w:date="2020-08-18T16:25:00Z">
        <w:r w:rsidR="007758B4" w:rsidRPr="005E1AF3">
          <w:rPr>
            <w:lang w:val="en-US"/>
          </w:rPr>
          <w:t>and compared against wild-type (WT) cells (Fig.\ref{</w:t>
        </w:r>
        <w:proofErr w:type="spellStart"/>
        <w:r w:rsidR="007758B4" w:rsidRPr="005E1AF3">
          <w:rPr>
            <w:lang w:val="en-US"/>
          </w:rPr>
          <w:t>vps</w:t>
        </w:r>
        <w:proofErr w:type="spellEnd"/>
        <w:r w:rsidR="007758B4" w:rsidRPr="005E1AF3">
          <w:rPr>
            <w:lang w:val="en-US"/>
          </w:rPr>
          <w:t>}A-F).</w:t>
        </w:r>
      </w:ins>
    </w:p>
    <w:p w14:paraId="3A5D3ADA" w14:textId="13032BE3" w:rsidR="0049760B" w:rsidRDefault="00070A77" w:rsidP="006A3E7A">
      <w:pPr>
        <w:jc w:val="center"/>
        <w:rPr>
          <w:lang w:val="en-US"/>
        </w:rPr>
      </w:pPr>
      <w:ins w:id="71" w:author="Deepikaa Menon" w:date="2020-08-19T12:58:00Z">
        <w:r>
          <w:rPr>
            <w:noProof/>
            <w:lang w:val="en-US"/>
          </w:rPr>
          <w:softHyphen/>
        </w:r>
        <w:r>
          <w:rPr>
            <w:noProof/>
            <w:lang w:val="en-US"/>
          </w:rPr>
          <w:softHyphen/>
        </w:r>
      </w:ins>
      <w:ins w:id="72" w:author="Deepikaa Menon" w:date="2020-09-21T11:45:00Z">
        <w:r w:rsidR="00F42F11">
          <w:rPr>
            <w:noProof/>
            <w:lang w:val="en-US"/>
          </w:rPr>
          <w:drawing>
            <wp:inline distT="0" distB="0" distL="0" distR="0" wp14:anchorId="7BB7615A" wp14:editId="4C1BEC84">
              <wp:extent cx="4627660" cy="403299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psdel_27.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34956" cy="4039354"/>
                      </a:xfrm>
                      <a:prstGeom prst="rect">
                        <a:avLst/>
                      </a:prstGeom>
                    </pic:spPr>
                  </pic:pic>
                </a:graphicData>
              </a:graphic>
            </wp:inline>
          </w:drawing>
        </w:r>
      </w:ins>
    </w:p>
    <w:p w14:paraId="25A792FD" w14:textId="614EB732"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w:t>
      </w:r>
      <w:proofErr w:type="spellStart"/>
      <w:ins w:id="73" w:author="Deepikaa Menon" w:date="2020-09-21T11:47:00Z">
        <w:r w:rsidR="00F942F8">
          <w:rPr>
            <w:sz w:val="20"/>
            <w:szCs w:val="20"/>
            <w:lang w:val="en-US"/>
          </w:rPr>
          <w:t>Sinlge</w:t>
        </w:r>
        <w:proofErr w:type="spellEnd"/>
        <w:r w:rsidR="00F942F8">
          <w:rPr>
            <w:sz w:val="20"/>
            <w:szCs w:val="20"/>
            <w:lang w:val="en-US"/>
          </w:rPr>
          <w:t xml:space="preserve"> s</w:t>
        </w:r>
      </w:ins>
      <w:r w:rsidR="005E1AF3" w:rsidRPr="005E1AF3">
        <w:rPr>
          <w:sz w:val="20"/>
          <w:szCs w:val="20"/>
          <w:lang w:val="en-US"/>
        </w:rPr>
        <w:t>lice</w:t>
      </w:r>
      <w:ins w:id="74" w:author="Deepikaa Menon" w:date="2020-09-23T14:16:00Z">
        <w:r w:rsidR="006B58C4">
          <w:rPr>
            <w:sz w:val="20"/>
            <w:szCs w:val="20"/>
            <w:lang w:val="en-US"/>
          </w:rPr>
          <w:t>s</w:t>
        </w:r>
      </w:ins>
      <w:r w:rsidR="005E1AF3" w:rsidRPr="005E1AF3">
        <w:rPr>
          <w:sz w:val="20"/>
          <w:szCs w:val="20"/>
          <w:lang w:val="en-US"/>
        </w:rPr>
        <w:t xml:space="preserve"> from</w:t>
      </w:r>
      <w:ins w:id="75" w:author="Deepikaa Menon" w:date="2020-09-21T11:47:00Z">
        <w:r w:rsidR="00F942F8">
          <w:rPr>
            <w:sz w:val="20"/>
            <w:szCs w:val="20"/>
            <w:lang w:val="en-US"/>
          </w:rPr>
          <w:t xml:space="preserve"> time lapse movies</w:t>
        </w:r>
      </w:ins>
      <w:r w:rsidR="005E1AF3" w:rsidRPr="005E1AF3">
        <w:rPr>
          <w:sz w:val="20"/>
          <w:szCs w:val="20"/>
          <w:lang w:val="en-US"/>
        </w:rPr>
        <w:t xml:space="preserve"> of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expressing Sla1-eGFP. Scale bar= 2{\</w:t>
      </w:r>
      <w:proofErr w:type="spellStart"/>
      <w:r w:rsidR="005E1AF3" w:rsidRPr="005E1AF3">
        <w:rPr>
          <w:sz w:val="20"/>
          <w:szCs w:val="20"/>
          <w:lang w:val="en-US"/>
        </w:rPr>
        <w:t>textmu</w:t>
      </w:r>
      <w:proofErr w:type="spellEnd"/>
      <w:r w:rsidR="005E1AF3" w:rsidRPr="005E1AF3">
        <w:rPr>
          <w:sz w:val="20"/>
          <w:szCs w:val="20"/>
          <w:lang w:val="en-US"/>
        </w:rPr>
        <w:t>}m. B: Representative kymographs of Sla1-eGFP and Rvs167-eGFP patches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w:t>
      </w:r>
      <w:ins w:id="76" w:author="Deepikaa Menon" w:date="2020-09-21T11:47:00Z">
        <w:r w:rsidR="00F942F8">
          <w:rPr>
            <w:sz w:val="20"/>
            <w:szCs w:val="20"/>
            <w:lang w:val="en-US"/>
          </w:rPr>
          <w:t xml:space="preserve"> from time lapse movies</w:t>
        </w:r>
      </w:ins>
      <w:r w:rsidR="005E1AF3" w:rsidRPr="005E1AF3">
        <w:rPr>
          <w:sz w:val="20"/>
          <w:szCs w:val="20"/>
          <w:lang w:val="en-US"/>
        </w:rPr>
        <w:t xml:space="preserve">. Scale bar for Sla1-egfp = 20(s), scale bar for Rvs167-eGFP = 5(s). C: </w:t>
      </w:r>
      <w:del w:id="77" w:author="Microsoft Office User" w:date="2020-09-08T01:58:00Z">
        <w:r w:rsidR="005E1AF3" w:rsidRPr="005E1AF3" w:rsidDel="00645A86">
          <w:rPr>
            <w:sz w:val="20"/>
            <w:szCs w:val="20"/>
            <w:lang w:val="en-US"/>
          </w:rPr>
          <w:delText>Histogram of Sla1-eGFP retraction percentage</w:delText>
        </w:r>
      </w:del>
      <w:ins w:id="78" w:author="Microsoft Office User" w:date="2020-09-08T01:58:00Z">
        <w:r w:rsidR="00645A86">
          <w:rPr>
            <w:sz w:val="20"/>
            <w:szCs w:val="20"/>
            <w:lang w:val="en-US"/>
          </w:rPr>
          <w:t>Scission efficiency</w:t>
        </w:r>
      </w:ins>
      <w:r w:rsidR="005E1AF3" w:rsidRPr="005E1AF3">
        <w:rPr>
          <w:sz w:val="20"/>
          <w:szCs w:val="20"/>
          <w:lang w:val="en-US"/>
        </w:rPr>
        <w:t xml:space="preserve"> in WT,  \</w:t>
      </w:r>
      <w:proofErr w:type="spellStart"/>
      <w:r w:rsidR="005E1AF3" w:rsidRPr="005E1AF3">
        <w:rPr>
          <w:sz w:val="20"/>
          <w:szCs w:val="20"/>
          <w:lang w:val="en-US"/>
        </w:rPr>
        <w:t>textit</w:t>
      </w:r>
      <w:proofErr w:type="spellEnd"/>
      <w:r w:rsidR="005E1AF3" w:rsidRPr="005E1AF3">
        <w:rPr>
          <w:sz w:val="20"/>
          <w:szCs w:val="20"/>
          <w:lang w:val="en-US"/>
        </w:rPr>
        <w:t>{vps1$\Delta$}, and  \</w:t>
      </w:r>
      <w:proofErr w:type="spellStart"/>
      <w:r w:rsidR="005E1AF3" w:rsidRPr="005E1AF3">
        <w:rPr>
          <w:sz w:val="20"/>
          <w:szCs w:val="20"/>
          <w:lang w:val="en-US"/>
        </w:rPr>
        <w:t>textit</w:t>
      </w:r>
      <w:proofErr w:type="spellEnd"/>
      <w:r w:rsidR="005E1AF3" w:rsidRPr="005E1AF3">
        <w:rPr>
          <w:sz w:val="20"/>
          <w:szCs w:val="20"/>
          <w:lang w:val="en-US"/>
        </w:rPr>
        <w:t>{rvs167$\Delta$} cells. Error bars are standard deviation</w:t>
      </w:r>
      <w:ins w:id="79" w:author="Deepikaa Menon" w:date="2020-09-21T11:50:00Z">
        <w:r w:rsidR="00B34F04">
          <w:rPr>
            <w:sz w:val="20"/>
            <w:szCs w:val="20"/>
            <w:lang w:val="en-US"/>
          </w:rPr>
          <w:t xml:space="preserve">, </w:t>
        </w:r>
      </w:ins>
      <w:ins w:id="80" w:author="Deepikaa Menon" w:date="2020-09-21T13:14:00Z">
        <w:r w:rsidR="004B7E2E">
          <w:rPr>
            <w:sz w:val="20"/>
            <w:szCs w:val="20"/>
            <w:lang w:val="en-US"/>
          </w:rPr>
          <w:t xml:space="preserve">p values from t-test, </w:t>
        </w:r>
      </w:ins>
      <w:ins w:id="81" w:author="Deepikaa Menon" w:date="2020-09-21T11:49:00Z">
        <w:r w:rsidR="004678A9">
          <w:rPr>
            <w:sz w:val="20"/>
            <w:szCs w:val="20"/>
            <w:lang w:val="en-US"/>
          </w:rPr>
          <w:t xml:space="preserve">*= p &lt;0.05, **= </w:t>
        </w:r>
      </w:ins>
      <w:r w:rsidR="005E1AF3" w:rsidRPr="005E1AF3">
        <w:rPr>
          <w:sz w:val="20"/>
          <w:szCs w:val="20"/>
          <w:lang w:val="en-US"/>
        </w:rPr>
        <w:t>p&lt;0.01</w:t>
      </w:r>
      <w:ins w:id="82" w:author="Deepikaa Menon" w:date="2020-09-21T11:50:00Z">
        <w:r w:rsidR="004678A9">
          <w:rPr>
            <w:sz w:val="20"/>
            <w:szCs w:val="20"/>
            <w:lang w:val="en-US"/>
          </w:rPr>
          <w:t>, ***=p&lt;0.001</w:t>
        </w:r>
      </w:ins>
      <w:r w:rsidR="005E1AF3" w:rsidRPr="005E1AF3">
        <w:rPr>
          <w:sz w:val="20"/>
          <w:szCs w:val="20"/>
          <w:lang w:val="en-US"/>
        </w:rPr>
        <w:t>. D: Averaged centroid positions of Sla1-eGFP in WT and  \</w:t>
      </w:r>
      <w:proofErr w:type="spellStart"/>
      <w:r w:rsidR="005E1AF3" w:rsidRPr="005E1AF3">
        <w:rPr>
          <w:sz w:val="20"/>
          <w:szCs w:val="20"/>
          <w:lang w:val="en-US"/>
        </w:rPr>
        <w:t>textit</w:t>
      </w:r>
      <w:proofErr w:type="spellEnd"/>
      <w:r w:rsidR="005E1AF3" w:rsidRPr="005E1AF3">
        <w:rPr>
          <w:sz w:val="20"/>
          <w:szCs w:val="20"/>
          <w:lang w:val="en-US"/>
        </w:rPr>
        <w:t>{vps1$\Delta$}  cells. E:  Averaged position of Rvs167-eGFP in WT and  \</w:t>
      </w:r>
      <w:proofErr w:type="spellStart"/>
      <w:r w:rsidR="005E1AF3" w:rsidRPr="005E1AF3">
        <w:rPr>
          <w:sz w:val="20"/>
          <w:szCs w:val="20"/>
          <w:lang w:val="en-US"/>
        </w:rPr>
        <w:t>textit</w:t>
      </w:r>
      <w:proofErr w:type="spellEnd"/>
      <w:r w:rsidR="005E1AF3" w:rsidRPr="005E1AF3">
        <w:rPr>
          <w:sz w:val="20"/>
          <w:szCs w:val="20"/>
          <w:lang w:val="en-US"/>
        </w:rPr>
        <w:t>{vps1$\Delta$}  cells. F: Averaged position of Sla1-eGFP in WT, and successful and retracted Sla1-eGFP positions in \</w:t>
      </w:r>
      <w:proofErr w:type="spellStart"/>
      <w:r w:rsidR="005E1AF3" w:rsidRPr="005E1AF3">
        <w:rPr>
          <w:sz w:val="20"/>
          <w:szCs w:val="20"/>
          <w:lang w:val="en-US"/>
        </w:rPr>
        <w:t>textit</w:t>
      </w:r>
      <w:proofErr w:type="spellEnd"/>
      <w:r w:rsidR="005E1AF3" w:rsidRPr="005E1AF3">
        <w:rPr>
          <w:sz w:val="20"/>
          <w:szCs w:val="20"/>
          <w:lang w:val="en-US"/>
        </w:rPr>
        <w:t xml:space="preserve">{rvs167$\Delta$} cells. All averaged positions </w:t>
      </w:r>
      <w:del w:id="83" w:author="Deepikaa Menon" w:date="2020-09-23T14:16:00Z">
        <w:r w:rsidR="005E1AF3" w:rsidRPr="005E1AF3" w:rsidDel="008B723B">
          <w:rPr>
            <w:sz w:val="20"/>
            <w:szCs w:val="20"/>
            <w:lang w:val="en-US"/>
          </w:rPr>
          <w:delText xml:space="preserve">are </w:delText>
        </w:r>
      </w:del>
      <w:ins w:id="84" w:author="Deepikaa Menon" w:date="2020-09-23T14:16:00Z">
        <w:r w:rsidR="008B723B">
          <w:rPr>
            <w:sz w:val="20"/>
            <w:szCs w:val="20"/>
            <w:lang w:val="en-US"/>
          </w:rPr>
          <w:t>were</w:t>
        </w:r>
        <w:r w:rsidR="008B723B" w:rsidRPr="005E1AF3">
          <w:rPr>
            <w:sz w:val="20"/>
            <w:szCs w:val="20"/>
            <w:lang w:val="en-US"/>
          </w:rPr>
          <w:t xml:space="preserve"> </w:t>
        </w:r>
      </w:ins>
      <w:r w:rsidR="005E1AF3" w:rsidRPr="005E1AF3">
        <w:rPr>
          <w:sz w:val="20"/>
          <w:szCs w:val="20"/>
          <w:lang w:val="en-US"/>
        </w:rPr>
        <w:t xml:space="preserve">aligned in </w:t>
      </w:r>
      <w:ins w:id="85" w:author="Deepikaa Menon" w:date="2020-09-21T11:53:00Z">
        <w:r w:rsidR="005500A3">
          <w:rPr>
            <w:sz w:val="20"/>
            <w:szCs w:val="20"/>
            <w:lang w:val="en-US"/>
          </w:rPr>
          <w:t xml:space="preserve">x axis </w:t>
        </w:r>
      </w:ins>
      <w:r w:rsidR="005E1AF3" w:rsidRPr="005E1AF3">
        <w:rPr>
          <w:sz w:val="20"/>
          <w:szCs w:val="20"/>
          <w:lang w:val="en-US"/>
        </w:rPr>
        <w:t xml:space="preserve">to begin inward movement at time=0(s), and aligned in </w:t>
      </w:r>
      <w:ins w:id="86" w:author="Deepikaa Menon" w:date="2020-09-21T11:52:00Z">
        <w:r w:rsidR="00A3386F">
          <w:rPr>
            <w:sz w:val="20"/>
            <w:szCs w:val="20"/>
            <w:lang w:val="en-US"/>
          </w:rPr>
          <w:t xml:space="preserve">the y </w:t>
        </w:r>
      </w:ins>
      <w:ins w:id="87" w:author="Deepikaa Menon" w:date="2020-09-21T11:53:00Z">
        <w:r w:rsidR="00A3386F">
          <w:rPr>
            <w:sz w:val="20"/>
            <w:szCs w:val="20"/>
            <w:lang w:val="en-US"/>
          </w:rPr>
          <w:t>axis</w:t>
        </w:r>
      </w:ins>
      <w:r w:rsidR="005E1AF3" w:rsidRPr="005E1AF3">
        <w:rPr>
          <w:sz w:val="20"/>
          <w:szCs w:val="20"/>
          <w:lang w:val="en-US"/>
        </w:rPr>
        <w:t xml:space="preserve"> to a starting position = 0(nm). </w:t>
      </w:r>
    </w:p>
    <w:p w14:paraId="28BECCED" w14:textId="77777777" w:rsidR="005E1AF3" w:rsidRPr="005E1AF3" w:rsidRDefault="005E1AF3" w:rsidP="0049760B">
      <w:pPr>
        <w:rPr>
          <w:sz w:val="20"/>
          <w:szCs w:val="20"/>
          <w:lang w:val="en-US"/>
        </w:rPr>
      </w:pPr>
    </w:p>
    <w:p w14:paraId="36C44BD4" w14:textId="5164BD67" w:rsidR="0049760B" w:rsidRPr="005E1AF3" w:rsidRDefault="0049760B" w:rsidP="0049760B">
      <w:pPr>
        <w:rPr>
          <w:lang w:val="en-US"/>
        </w:rPr>
      </w:pPr>
      <w:r w:rsidRPr="0049760B">
        <w:rPr>
          <w:sz w:val="20"/>
          <w:szCs w:val="20"/>
          <w:lang w:val="en-US"/>
        </w:rPr>
        <w:lastRenderedPageBreak/>
        <w:t>﻿</w:t>
      </w:r>
      <w:r w:rsidRPr="005E1AF3">
        <w:rPr>
          <w:lang w:val="en-US"/>
        </w:rPr>
        <w:t xml:space="preserve">Vps1 deletion </w:t>
      </w:r>
      <w:ins w:id="88" w:author="Marko Kaksonen" w:date="2020-08-11T14:16:00Z">
        <w:r w:rsidR="007C5813">
          <w:rPr>
            <w:lang w:val="en-US"/>
          </w:rPr>
          <w:t>wa</w:t>
        </w:r>
        <w:r w:rsidR="007C5813" w:rsidRPr="005E1AF3">
          <w:rPr>
            <w:lang w:val="en-US"/>
          </w:rPr>
          <w:t xml:space="preserve">s </w:t>
        </w:r>
      </w:ins>
      <w:r w:rsidRPr="005E1AF3">
        <w:rPr>
          <w:lang w:val="en-US"/>
        </w:rPr>
        <w:t xml:space="preserve">confirmed by sequencing the </w:t>
      </w:r>
      <w:del w:id="89" w:author="Marko Kaksonen" w:date="2020-08-11T14:16:00Z">
        <w:r w:rsidRPr="005E1AF3" w:rsidDel="000E28F4">
          <w:rPr>
            <w:lang w:val="en-US"/>
          </w:rPr>
          <w:delText>open reading frame</w:delText>
        </w:r>
      </w:del>
      <w:ins w:id="90" w:author="Marko Kaksonen" w:date="2020-08-11T14:16:00Z">
        <w:r w:rsidR="000E28F4">
          <w:rPr>
            <w:lang w:val="en-US"/>
          </w:rPr>
          <w:t>gene locus</w:t>
        </w:r>
      </w:ins>
      <w:commentRangeStart w:id="91"/>
      <w:r w:rsidRPr="005E1AF3">
        <w:rPr>
          <w:lang w:val="en-US"/>
        </w:rPr>
        <w:t>,</w:t>
      </w:r>
      <w:commentRangeEnd w:id="91"/>
      <w:r w:rsidR="000E28F4">
        <w:rPr>
          <w:rStyle w:val="CommentReference"/>
        </w:rPr>
        <w:commentReference w:id="91"/>
      </w:r>
      <w:r w:rsidRPr="005E1AF3">
        <w:rPr>
          <w:lang w:val="en-US"/>
        </w:rPr>
        <w:t xml:space="preserve"> and these cells show</w:t>
      </w:r>
      <w:ins w:id="92" w:author="Deepikaa Menon" w:date="2020-08-19T13:40:00Z">
        <w:r w:rsidR="006E03A2">
          <w:rPr>
            <w:lang w:val="en-US"/>
          </w:rPr>
          <w:t>ed a</w:t>
        </w:r>
      </w:ins>
      <w:r w:rsidRPr="005E1AF3">
        <w:rPr>
          <w:lang w:val="en-US"/>
        </w:rPr>
        <w:t xml:space="preserve"> </w:t>
      </w:r>
      <w:ins w:id="93" w:author="Deepikaa Menon" w:date="2020-08-19T13:42:00Z">
        <w:r w:rsidR="00BF29B4">
          <w:rPr>
            <w:lang w:val="en-US"/>
          </w:rPr>
          <w:t>previously reported</w:t>
        </w:r>
      </w:ins>
      <w:ins w:id="94" w:author="Deepikaa Menon" w:date="2020-09-21T11:54:00Z">
        <w:r w:rsidR="00CA0348">
          <w:rPr>
            <w:lang w:val="en-US"/>
          </w:rPr>
          <w:t xml:space="preserve"> </w:t>
        </w:r>
        <w:r w:rsidR="00CA0348">
          <w:rPr>
            <w:lang w:val="en-US"/>
          </w:rPr>
          <w:fldChar w:fldCharType="begin" w:fldLock="1"/>
        </w:r>
      </w:ins>
      <w:r w:rsidR="00DE3ADF">
        <w:rPr>
          <w:lang w:val="en-US"/>
        </w:rPr>
        <w:instrText>ADDIN CSL_CITATION {"citationItems":[{"id":"ITEM-1","itemData":{"author":[{"dropping-particle":"","family":"Rothman","given":"Joel Ii","non-dropping-particle":"","parse-names":false,"suffix":""},{"dropping-particle":"","family":"Stevens","given":"Tom H","non-dropping-particle":"","parse-names":false,"suffix":""}],"container-title":"Cell","id":"ITEM-1","issued":{"date-parts":[["1986"]]},"title":"Protein Sorting in Yeast: Mutants Defective in Vacuole Biogenesis Mislocalize Vacuolar Proteins into the Late Secretory Pathway","type":"report","volume":"47"},"uris":["http://www.mendeley.com/documents/?uuid=76b71ab7-fe95-3ba7-8009-849c4a9d06ae"]}],"mendeley":{"formattedCitation":"(Rothman and Stevens 1986)","plainTextFormattedCitation":"(Rothman and Stevens 1986)","previouslyFormattedCitation":"(Rothman and Stevens 1986)"},"properties":{"noteIndex":0},"schema":"https://github.com/citation-style-language/schema/raw/master/csl-citation.json"}</w:instrText>
      </w:r>
      <w:r w:rsidR="00CA0348">
        <w:rPr>
          <w:lang w:val="en-US"/>
        </w:rPr>
        <w:fldChar w:fldCharType="separate"/>
      </w:r>
      <w:r w:rsidR="00CA0348" w:rsidRPr="00CA0348">
        <w:rPr>
          <w:noProof/>
          <w:lang w:val="en-US"/>
        </w:rPr>
        <w:t>(Rothman and Stevens 1986)</w:t>
      </w:r>
      <w:ins w:id="95" w:author="Deepikaa Menon" w:date="2020-09-21T11:54:00Z">
        <w:r w:rsidR="00CA0348">
          <w:rPr>
            <w:lang w:val="en-US"/>
          </w:rPr>
          <w:fldChar w:fldCharType="end"/>
        </w:r>
      </w:ins>
      <w:ins w:id="96" w:author="Deepikaa Menon" w:date="2020-08-19T13:42:00Z">
        <w:r w:rsidR="00BF29B4">
          <w:rPr>
            <w:lang w:val="en-US"/>
          </w:rPr>
          <w:t xml:space="preserve"> </w:t>
        </w:r>
      </w:ins>
      <w:r w:rsidRPr="005E1AF3">
        <w:rPr>
          <w:lang w:val="en-US"/>
        </w:rPr>
        <w:t>growth phenotype at 37\</w:t>
      </w:r>
      <w:proofErr w:type="spellStart"/>
      <w:r w:rsidRPr="005E1AF3">
        <w:rPr>
          <w:lang w:val="en-US"/>
        </w:rPr>
        <w:t>si</w:t>
      </w:r>
      <w:proofErr w:type="spellEnd"/>
      <w:r w:rsidRPr="005E1AF3">
        <w:rPr>
          <w:lang w:val="en-US"/>
        </w:rPr>
        <w:t xml:space="preserve">{\degree}C (Fig.1, </w:t>
      </w:r>
      <w:ins w:id="97" w:author="Deepikaa Menon" w:date="2020-08-18T16:34:00Z">
        <w:r w:rsidR="003E16DA" w:rsidRPr="005E1AF3">
          <w:rPr>
            <w:lang w:val="en-US"/>
          </w:rPr>
          <w:t>supplement</w:t>
        </w:r>
        <w:r w:rsidR="003E16DA">
          <w:rPr>
            <w:lang w:val="en-US"/>
          </w:rPr>
          <w:t>1</w:t>
        </w:r>
      </w:ins>
      <w:ins w:id="98" w:author="Microsoft Office User" w:date="2020-09-08T01:59:00Z">
        <w:r w:rsidR="001C28F7">
          <w:rPr>
            <w:lang w:val="en-US"/>
          </w:rPr>
          <w:t>)</w:t>
        </w:r>
      </w:ins>
      <w:r w:rsidRPr="005E1AF3">
        <w:rPr>
          <w:lang w:val="en-US"/>
        </w:rPr>
        <w:t xml:space="preserve">. </w:t>
      </w:r>
      <w:ins w:id="99" w:author="Microsoft Office User" w:date="2020-09-08T01:59:00Z">
        <w:r w:rsidR="00BE3AD5">
          <w:rPr>
            <w:lang w:val="en-US"/>
          </w:rPr>
          <w:t>Scission efficiency was</w:t>
        </w:r>
      </w:ins>
      <w:r w:rsidRPr="005E1AF3">
        <w:rPr>
          <w:lang w:val="en-US"/>
        </w:rPr>
        <w:t xml:space="preserve"> quantified by tracking the endocytic coat protein Sla1 tagged at the C-terminus with </w:t>
      </w:r>
      <w:proofErr w:type="spellStart"/>
      <w:r w:rsidRPr="005E1AF3">
        <w:rPr>
          <w:lang w:val="en-US"/>
        </w:rPr>
        <w:t>eGFP</w:t>
      </w:r>
      <w:proofErr w:type="spellEnd"/>
      <w:r w:rsidRPr="005E1AF3">
        <w:rPr>
          <w:lang w:val="en-US"/>
        </w:rPr>
        <w:t xml:space="preserve"> (Fig.\ref{</w:t>
      </w:r>
      <w:proofErr w:type="spellStart"/>
      <w:r w:rsidRPr="005E1AF3">
        <w:rPr>
          <w:lang w:val="en-US"/>
        </w:rPr>
        <w:t>vps</w:t>
      </w:r>
      <w:proofErr w:type="spellEnd"/>
      <w:r w:rsidRPr="005E1AF3">
        <w:rPr>
          <w:lang w:val="en-US"/>
        </w:rPr>
        <w:t xml:space="preserve">}C). Upon actin polymerization, the endocytic coat </w:t>
      </w:r>
      <w:ins w:id="100" w:author="Marko Kaksonen" w:date="2020-08-11T14:19:00Z">
        <w:r w:rsidR="00767AED">
          <w:rPr>
            <w:lang w:val="en-US"/>
          </w:rPr>
          <w:t>moves</w:t>
        </w:r>
        <w:commentRangeStart w:id="101"/>
        <w:r w:rsidR="00767AED">
          <w:rPr>
            <w:lang w:val="en-US"/>
          </w:rPr>
          <w:t xml:space="preserve"> </w:t>
        </w:r>
        <w:commentRangeEnd w:id="101"/>
        <w:r w:rsidR="00767AED">
          <w:rPr>
            <w:rStyle w:val="CommentReference"/>
          </w:rPr>
          <w:commentReference w:id="101"/>
        </w:r>
      </w:ins>
      <w:r w:rsidRPr="005E1AF3">
        <w:rPr>
          <w:lang w:val="en-US"/>
        </w:rPr>
        <w:t>into the cytoplasm along with the membrane as it invaginates</w:t>
      </w:r>
      <w:ins w:id="102" w:author="Deepikaa Menon" w:date="2020-09-21T11:55:00Z">
        <w:r w:rsidR="00DE3ADF">
          <w:rPr>
            <w:lang w:val="en-US"/>
          </w:rPr>
          <w:t xml:space="preserve"> </w:t>
        </w:r>
        <w:r w:rsidR="00DE3ADF">
          <w:rPr>
            <w:lang w:val="en-US"/>
          </w:rPr>
          <w:fldChar w:fldCharType="begin" w:fldLock="1"/>
        </w:r>
      </w:ins>
      <w:r w:rsidR="009F70AC">
        <w:rPr>
          <w:lang w:val="en-US"/>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endocytosis.","type":"article-journal","volume":"109"},"uris":["http://www.mendeley.com/documents/?uuid=ed3b390b-ce6e-3701-aeca-358f8af5d1d2"]}],"mendeley":{"formattedCitation":"(Skruzny et al. 2012)","plainTextFormattedCitation":"(Skruzny et al. 2012)","previouslyFormattedCitation":"(Skruzny et al. 2012)"},"properties":{"noteIndex":0},"schema":"https://github.com/citation-style-language/schema/raw/master/csl-citation.json"}</w:instrText>
      </w:r>
      <w:r w:rsidR="00DE3ADF">
        <w:rPr>
          <w:lang w:val="en-US"/>
        </w:rPr>
        <w:fldChar w:fldCharType="separate"/>
      </w:r>
      <w:r w:rsidR="00DE3ADF" w:rsidRPr="00DE3ADF">
        <w:rPr>
          <w:noProof/>
          <w:lang w:val="en-US"/>
        </w:rPr>
        <w:t>(Skruzny et al. 2012)</w:t>
      </w:r>
      <w:ins w:id="103" w:author="Deepikaa Menon" w:date="2020-09-21T11:55:00Z">
        <w:r w:rsidR="00DE3ADF">
          <w:rPr>
            <w:lang w:val="en-US"/>
          </w:rPr>
          <w:fldChar w:fldCharType="end"/>
        </w:r>
        <w:r w:rsidR="00DE3ADF">
          <w:rPr>
            <w:lang w:val="en-US"/>
          </w:rPr>
          <w:t xml:space="preserve">. </w:t>
        </w:r>
      </w:ins>
      <w:ins w:id="104" w:author="Deepikaa Menon" w:date="2020-08-19T15:04:00Z">
        <w:r w:rsidR="00AA2BF5">
          <w:rPr>
            <w:lang w:val="en-US"/>
          </w:rPr>
          <w:t>Movement of c</w:t>
        </w:r>
      </w:ins>
      <w:r w:rsidRPr="005E1AF3">
        <w:rPr>
          <w:lang w:val="en-US"/>
        </w:rPr>
        <w:t xml:space="preserve">oat protein Sla1 thus acts as a proxy for the </w:t>
      </w:r>
      <w:ins w:id="105" w:author="Marko Kaksonen" w:date="2020-08-11T14:21:00Z">
        <w:r w:rsidR="00123EB5">
          <w:rPr>
            <w:lang w:val="en-US"/>
          </w:rPr>
          <w:t>growth</w:t>
        </w:r>
        <w:r w:rsidR="00123EB5" w:rsidRPr="005E1AF3">
          <w:rPr>
            <w:lang w:val="en-US"/>
          </w:rPr>
          <w:t xml:space="preserve"> </w:t>
        </w:r>
      </w:ins>
      <w:r w:rsidRPr="005E1AF3">
        <w:rPr>
          <w:lang w:val="en-US"/>
        </w:rPr>
        <w:t>of the plasma membrane</w:t>
      </w:r>
      <w:ins w:id="106" w:author="Marko Kaksonen" w:date="2020-08-11T14:21:00Z">
        <w:r w:rsidR="00123EB5">
          <w:rPr>
            <w:lang w:val="en-US"/>
          </w:rPr>
          <w:t xml:space="preserve"> invagination</w:t>
        </w:r>
      </w:ins>
      <w:commentRangeStart w:id="107"/>
      <w:r w:rsidRPr="005E1AF3">
        <w:rPr>
          <w:lang w:val="en-US"/>
        </w:rPr>
        <w:t>.</w:t>
      </w:r>
      <w:commentRangeEnd w:id="107"/>
      <w:r w:rsidR="00123EB5">
        <w:rPr>
          <w:rStyle w:val="CommentReference"/>
        </w:rPr>
        <w:commentReference w:id="107"/>
      </w:r>
      <w:r w:rsidRPr="005E1AF3">
        <w:rPr>
          <w:lang w:val="en-US"/>
        </w:rPr>
        <w:t xml:space="preserve"> Membrane retraction, that is, inward movement and subsequent retraction of the invaginated membrane back towards the cell wall is a scission-specific phenotype</w:t>
      </w:r>
      <w:ins w:id="108" w:author="Deepikaa Menon" w:date="2020-09-21T11:56:00Z">
        <w:r w:rsidR="00AA573C">
          <w:rPr>
            <w:lang w:val="en-US"/>
          </w:rPr>
          <w:t xml:space="preserve"> </w:t>
        </w:r>
        <w:r w:rsidR="009F70AC">
          <w:rPr>
            <w:lang w:val="en-US"/>
          </w:rPr>
          <w:fldChar w:fldCharType="begin" w:fldLock="1"/>
        </w:r>
      </w:ins>
      <w:r w:rsidR="003E2834">
        <w:rPr>
          <w:lang w:val="en-US"/>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Machinery","type":"article-journal","volume":"123"},"uris":["http://www.mendeley.com/documents/?uuid=6e2c0c1d-79a5-410e-82cb-e67dd00e0096"]}],"mendeley":{"formattedCitation":"(Kaksonen, Toret, and Drubin 2005)","plainTextFormattedCitation":"(Kaksonen, Toret, and Drubin 2005)","previouslyFormattedCitation":"(Kaksonen, Toret, and Drubin 2005)"},"properties":{"noteIndex":0},"schema":"https://github.com/citation-style-language/schema/raw/master/csl-citation.json"}</w:instrText>
      </w:r>
      <w:r w:rsidR="009F70AC">
        <w:rPr>
          <w:lang w:val="en-US"/>
        </w:rPr>
        <w:fldChar w:fldCharType="separate"/>
      </w:r>
      <w:r w:rsidR="009F70AC" w:rsidRPr="009F70AC">
        <w:rPr>
          <w:noProof/>
          <w:lang w:val="en-US"/>
        </w:rPr>
        <w:t>(Kaksonen, Toret, and Drubin 2005)</w:t>
      </w:r>
      <w:ins w:id="109" w:author="Deepikaa Menon" w:date="2020-09-21T11:56:00Z">
        <w:r w:rsidR="009F70AC">
          <w:rPr>
            <w:lang w:val="en-US"/>
          </w:rPr>
          <w:fldChar w:fldCharType="end"/>
        </w:r>
        <w:r w:rsidR="009F70AC">
          <w:rPr>
            <w:lang w:val="en-US"/>
          </w:rPr>
          <w:t xml:space="preserve">. </w:t>
        </w:r>
      </w:ins>
      <w:r w:rsidRPr="005E1AF3">
        <w:rPr>
          <w:lang w:val="en-US"/>
        </w:rPr>
        <w:t xml:space="preserve">Retraction rates do not </w:t>
      </w:r>
      <w:ins w:id="110" w:author="Deepikaa Menon" w:date="2020-09-21T11:56:00Z">
        <w:r w:rsidR="00ED5A9D">
          <w:rPr>
            <w:lang w:val="en-US"/>
          </w:rPr>
          <w:t xml:space="preserve">significantly </w:t>
        </w:r>
      </w:ins>
      <w:r w:rsidRPr="005E1AF3">
        <w:rPr>
          <w:lang w:val="en-US"/>
        </w:rPr>
        <w:t>increase in  \</w:t>
      </w:r>
      <w:proofErr w:type="spellStart"/>
      <w:r w:rsidRPr="005E1AF3">
        <w:rPr>
          <w:lang w:val="en-US"/>
        </w:rPr>
        <w:t>textit</w:t>
      </w:r>
      <w:proofErr w:type="spellEnd"/>
      <w:r w:rsidRPr="005E1AF3">
        <w:rPr>
          <w:lang w:val="en-US"/>
        </w:rPr>
        <w:t>{vps1$\Delta$} cells compared to the WT (Fig.\ref{</w:t>
      </w:r>
      <w:proofErr w:type="spellStart"/>
      <w:r w:rsidRPr="005E1AF3">
        <w:rPr>
          <w:lang w:val="en-US"/>
        </w:rPr>
        <w:t>vps</w:t>
      </w:r>
      <w:proofErr w:type="spellEnd"/>
      <w:r w:rsidRPr="005E1AF3">
        <w:rPr>
          <w:lang w:val="en-US"/>
        </w:rPr>
        <w:t>}C).</w:t>
      </w:r>
    </w:p>
    <w:p w14:paraId="239DCE1F" w14:textId="77777777" w:rsidR="0049760B" w:rsidRPr="005E1AF3" w:rsidRDefault="0049760B" w:rsidP="0049760B">
      <w:pPr>
        <w:rPr>
          <w:lang w:val="en-US"/>
        </w:rPr>
      </w:pPr>
      <w:r w:rsidRPr="005E1AF3">
        <w:rPr>
          <w:lang w:val="en-US"/>
        </w:rPr>
        <w:t>﻿</w:t>
      </w:r>
    </w:p>
    <w:p w14:paraId="31348FC9" w14:textId="08940FAD" w:rsidR="0049760B" w:rsidRDefault="00476EDD" w:rsidP="0049760B">
      <w:pPr>
        <w:rPr>
          <w:lang w:val="en-US"/>
        </w:rPr>
      </w:pPr>
      <w:ins w:id="111" w:author="Deepikaa Menon" w:date="2020-09-21T12:22:00Z">
        <w:r>
          <w:rPr>
            <w:lang w:val="en-US"/>
          </w:rPr>
          <w:t xml:space="preserve">The </w:t>
        </w:r>
      </w:ins>
      <w:ins w:id="112" w:author="Deepikaa Menon" w:date="2020-09-21T12:23:00Z">
        <w:r>
          <w:rPr>
            <w:lang w:val="en-US"/>
          </w:rPr>
          <w:t xml:space="preserve">total movement of the endocytic coat </w:t>
        </w:r>
      </w:ins>
      <w:ins w:id="113" w:author="Deepikaa Menon" w:date="2020-09-21T12:26:00Z">
        <w:r w:rsidR="003E6356">
          <w:rPr>
            <w:lang w:val="en-US"/>
          </w:rPr>
          <w:t xml:space="preserve">(see Fig.1D, E)  </w:t>
        </w:r>
      </w:ins>
      <w:ins w:id="114" w:author="Deepikaa Menon" w:date="2020-09-21T12:23:00Z">
        <w:r>
          <w:rPr>
            <w:lang w:val="en-US"/>
          </w:rPr>
          <w:t>gives an indication of when invagination has undergone scission</w:t>
        </w:r>
      </w:ins>
      <w:ins w:id="115" w:author="Deepikaa Menon" w:date="2020-09-21T12:27:00Z">
        <w:r w:rsidR="00732D1F">
          <w:rPr>
            <w:lang w:val="en-US"/>
          </w:rPr>
          <w:t>:</w:t>
        </w:r>
      </w:ins>
      <w:ins w:id="116" w:author="Deepikaa Menon" w:date="2020-09-21T12:24:00Z">
        <w:r>
          <w:rPr>
            <w:lang w:val="en-US"/>
          </w:rPr>
          <w:t xml:space="preserve"> </w:t>
        </w:r>
      </w:ins>
      <w:ins w:id="117" w:author="Deepikaa Menon" w:date="2020-09-21T12:26:00Z">
        <w:r w:rsidR="00F22B70">
          <w:rPr>
            <w:lang w:val="en-US"/>
          </w:rPr>
          <w:t xml:space="preserve">greater movement would imply </w:t>
        </w:r>
        <w:r w:rsidR="00E5709E">
          <w:rPr>
            <w:lang w:val="en-US"/>
          </w:rPr>
          <w:t>defects in the scission mechanism</w:t>
        </w:r>
      </w:ins>
      <w:ins w:id="118" w:author="Deepikaa Menon" w:date="2020-09-21T12:23:00Z">
        <w:r>
          <w:rPr>
            <w:lang w:val="en-US"/>
          </w:rPr>
          <w:t xml:space="preserve">. </w:t>
        </w:r>
      </w:ins>
      <w:r w:rsidR="0049760B" w:rsidRPr="005E1AF3">
        <w:rPr>
          <w:lang w:val="en-US"/>
        </w:rPr>
        <w:t>In order to study th</w:t>
      </w:r>
      <w:ins w:id="119" w:author="Deepikaa Menon" w:date="2020-09-21T12:23:00Z">
        <w:r>
          <w:rPr>
            <w:lang w:val="en-US"/>
          </w:rPr>
          <w:t xml:space="preserve">is </w:t>
        </w:r>
      </w:ins>
      <w:commentRangeStart w:id="120"/>
      <w:commentRangeStart w:id="121"/>
      <w:r w:rsidR="0049760B" w:rsidRPr="005E1AF3">
        <w:rPr>
          <w:lang w:val="en-US"/>
        </w:rPr>
        <w:t xml:space="preserve"> movement </w:t>
      </w:r>
      <w:commentRangeEnd w:id="120"/>
      <w:r w:rsidR="00043AF6">
        <w:rPr>
          <w:rStyle w:val="CommentReference"/>
        </w:rPr>
        <w:commentReference w:id="120"/>
      </w:r>
      <w:commentRangeEnd w:id="121"/>
      <w:r w:rsidR="00B815A5">
        <w:rPr>
          <w:rStyle w:val="CommentReference"/>
        </w:rPr>
        <w:commentReference w:id="121"/>
      </w:r>
      <w:r w:rsidR="0049760B" w:rsidRPr="005E1AF3">
        <w:rPr>
          <w:lang w:val="en-US"/>
        </w:rPr>
        <w:t>, the averaged centroid trajectory of ~50 Sla1-eGFP patches in \</w:t>
      </w:r>
      <w:proofErr w:type="spellStart"/>
      <w:r w:rsidR="0049760B" w:rsidRPr="005E1AF3">
        <w:rPr>
          <w:lang w:val="en-US"/>
        </w:rPr>
        <w:t>textit</w:t>
      </w:r>
      <w:proofErr w:type="spellEnd"/>
      <w:r w:rsidR="0049760B" w:rsidRPr="005E1AF3">
        <w:rPr>
          <w:lang w:val="en-US"/>
        </w:rPr>
        <w:t xml:space="preserve">{vps1$\Delta$} and WT cells </w:t>
      </w:r>
      <w:ins w:id="122" w:author="Deepikaa Menon" w:date="2020-08-19T14:03:00Z">
        <w:r w:rsidR="00F644D6">
          <w:rPr>
            <w:lang w:val="en-US"/>
          </w:rPr>
          <w:t>w</w:t>
        </w:r>
      </w:ins>
      <w:ins w:id="123" w:author="Deepikaa Menon" w:date="2020-08-19T15:59:00Z">
        <w:r w:rsidR="00C7454B">
          <w:rPr>
            <w:lang w:val="en-US"/>
          </w:rPr>
          <w:t>ere</w:t>
        </w:r>
      </w:ins>
      <w:ins w:id="124" w:author="Deepikaa Menon" w:date="2020-08-19T14:03:00Z">
        <w:r w:rsidR="00F644D6" w:rsidRPr="005E1AF3">
          <w:rPr>
            <w:lang w:val="en-US"/>
          </w:rPr>
          <w:t xml:space="preserve"> </w:t>
        </w:r>
      </w:ins>
      <w:r w:rsidR="0049760B" w:rsidRPr="005E1AF3">
        <w:rPr>
          <w:lang w:val="en-US"/>
        </w:rPr>
        <w:t>tracked and compared (Fig.\ref{</w:t>
      </w:r>
      <w:proofErr w:type="spellStart"/>
      <w:r w:rsidR="0049760B" w:rsidRPr="005E1AF3">
        <w:rPr>
          <w:lang w:val="en-US"/>
        </w:rPr>
        <w:t>vps</w:t>
      </w:r>
      <w:proofErr w:type="spellEnd"/>
      <w:r w:rsidR="0049760B" w:rsidRPr="005E1AF3">
        <w:rPr>
          <w:lang w:val="en-US"/>
        </w:rPr>
        <w:t xml:space="preserve">}D). In brief: yeast cells expressing fluorescently-tagged endocytic proteins </w:t>
      </w:r>
      <w:ins w:id="125" w:author="Deepikaa Menon" w:date="2020-08-19T15:59:00Z">
        <w:r w:rsidR="00FB46A9">
          <w:rPr>
            <w:lang w:val="en-US"/>
          </w:rPr>
          <w:t xml:space="preserve">were </w:t>
        </w:r>
      </w:ins>
      <w:r w:rsidR="0049760B" w:rsidRPr="005E1AF3">
        <w:rPr>
          <w:lang w:val="en-US"/>
        </w:rPr>
        <w:t xml:space="preserve">imaged at the equatorial plane. Since membrane invagination progresses perpendicularly to the plane of the plasma membrane, proteins that move into the cytoplasm during invagination do so in the imaging plane. Centroids of Sla1 patches- each patch being an endocytic site- </w:t>
      </w:r>
      <w:ins w:id="126" w:author="Deepikaa Menon" w:date="2020-08-19T15:59:00Z">
        <w:r w:rsidR="00FB46A9">
          <w:rPr>
            <w:lang w:val="en-US"/>
          </w:rPr>
          <w:t>were</w:t>
        </w:r>
        <w:r w:rsidR="00FB46A9" w:rsidRPr="005E1AF3">
          <w:rPr>
            <w:lang w:val="en-US"/>
          </w:rPr>
          <w:t xml:space="preserve"> </w:t>
        </w:r>
      </w:ins>
      <w:r w:rsidR="0049760B" w:rsidRPr="005E1AF3">
        <w:rPr>
          <w:lang w:val="en-US"/>
        </w:rPr>
        <w:t xml:space="preserve">tracked in time and averaged. This </w:t>
      </w:r>
      <w:ins w:id="127" w:author="Deepikaa Menon" w:date="2020-08-19T15:59:00Z">
        <w:r w:rsidR="006938AF" w:rsidRPr="005E1AF3">
          <w:rPr>
            <w:lang w:val="en-US"/>
          </w:rPr>
          <w:t>provide</w:t>
        </w:r>
        <w:r w:rsidR="006938AF">
          <w:rPr>
            <w:lang w:val="en-US"/>
          </w:rPr>
          <w:t>d</w:t>
        </w:r>
        <w:r w:rsidR="006938AF" w:rsidRPr="005E1AF3">
          <w:rPr>
            <w:lang w:val="en-US"/>
          </w:rPr>
          <w:t xml:space="preserve"> </w:t>
        </w:r>
      </w:ins>
      <w:r w:rsidR="0049760B" w:rsidRPr="005E1AF3">
        <w:rPr>
          <w:lang w:val="en-US"/>
        </w:rPr>
        <w:t xml:space="preserve">an average centroid that </w:t>
      </w:r>
      <w:ins w:id="128" w:author="Deepikaa Menon" w:date="2020-08-19T16:25:00Z">
        <w:r w:rsidR="004B6220" w:rsidRPr="005E1AF3">
          <w:rPr>
            <w:lang w:val="en-US"/>
          </w:rPr>
          <w:t>c</w:t>
        </w:r>
        <w:r w:rsidR="004B6220">
          <w:rPr>
            <w:lang w:val="en-US"/>
          </w:rPr>
          <w:t>ould</w:t>
        </w:r>
        <w:r w:rsidR="004B6220" w:rsidRPr="005E1AF3">
          <w:rPr>
            <w:lang w:val="en-US"/>
          </w:rPr>
          <w:t xml:space="preserve"> </w:t>
        </w:r>
      </w:ins>
      <w:r w:rsidR="0049760B" w:rsidRPr="005E1AF3">
        <w:rPr>
          <w:lang w:val="en-US"/>
        </w:rPr>
        <w:t>be followed with high spatial and temporal precision</w:t>
      </w:r>
      <w:ins w:id="129" w:author="Marko Kaksonen" w:date="2020-08-11T15:46:00Z">
        <w:r w:rsidR="00D54EBD">
          <w:rPr>
            <w:lang w:val="en-US"/>
          </w:rPr>
          <w:t xml:space="preserve"> (</w:t>
        </w:r>
      </w:ins>
      <w:proofErr w:type="spellStart"/>
      <w:r w:rsidR="0049760B" w:rsidRPr="005E1AF3">
        <w:rPr>
          <w:lang w:val="en-US"/>
        </w:rPr>
        <w:t>Picco</w:t>
      </w:r>
      <w:proofErr w:type="spellEnd"/>
      <w:r w:rsidR="0049760B" w:rsidRPr="005E1AF3">
        <w:rPr>
          <w:lang w:val="en-US"/>
        </w:rPr>
        <w:t xml:space="preserve"> et. al, </w:t>
      </w:r>
      <w:proofErr w:type="spellStart"/>
      <w:r w:rsidR="0049760B" w:rsidRPr="005E1AF3">
        <w:rPr>
          <w:lang w:val="en-US"/>
        </w:rPr>
        <w:t>eLIFE</w:t>
      </w:r>
      <w:proofErr w:type="spellEnd"/>
      <w:r w:rsidR="0049760B" w:rsidRPr="005E1AF3">
        <w:rPr>
          <w:lang w:val="en-US"/>
        </w:rPr>
        <w:t xml:space="preserve"> 2015</w:t>
      </w:r>
      <w:ins w:id="130" w:author="Marko Kaksonen" w:date="2020-08-11T15:46:00Z">
        <w:r w:rsidR="00D54EBD">
          <w:rPr>
            <w:lang w:val="en-US"/>
          </w:rPr>
          <w:t>)</w:t>
        </w:r>
      </w:ins>
      <w:r w:rsidR="0049760B" w:rsidRPr="005E1AF3">
        <w:rPr>
          <w:lang w:val="en-US"/>
        </w:rPr>
        <w:t xml:space="preserve">. Averaged centroid movement of Sla1-eGFP in WT cells </w:t>
      </w:r>
      <w:ins w:id="131" w:author="Deepikaa Menon" w:date="2020-08-19T15:59:00Z">
        <w:r w:rsidR="005F63D0">
          <w:rPr>
            <w:lang w:val="en-US"/>
          </w:rPr>
          <w:t>was</w:t>
        </w:r>
        <w:r w:rsidR="005F63D0" w:rsidRPr="005E1AF3">
          <w:rPr>
            <w:lang w:val="en-US"/>
          </w:rPr>
          <w:t xml:space="preserve"> </w:t>
        </w:r>
      </w:ins>
      <w:r w:rsidR="0049760B" w:rsidRPr="005E1AF3">
        <w:rPr>
          <w:lang w:val="en-US"/>
        </w:rPr>
        <w:t>linear to about 140nm (Fig.\ref{</w:t>
      </w:r>
      <w:proofErr w:type="spellStart"/>
      <w:r w:rsidR="0049760B" w:rsidRPr="005E1AF3">
        <w:rPr>
          <w:lang w:val="en-US"/>
        </w:rPr>
        <w:t>vps</w:t>
      </w:r>
      <w:proofErr w:type="spellEnd"/>
      <w:r w:rsidR="0049760B" w:rsidRPr="005E1AF3">
        <w:rPr>
          <w:lang w:val="en-US"/>
        </w:rPr>
        <w:t>}D). Sla1 movement in \</w:t>
      </w:r>
      <w:proofErr w:type="spellStart"/>
      <w:r w:rsidR="0049760B" w:rsidRPr="005E1AF3">
        <w:rPr>
          <w:lang w:val="en-US"/>
        </w:rPr>
        <w:t>textit</w:t>
      </w:r>
      <w:proofErr w:type="spellEnd"/>
      <w:r w:rsidR="0049760B" w:rsidRPr="005E1AF3">
        <w:rPr>
          <w:lang w:val="en-US"/>
        </w:rPr>
        <w:t xml:space="preserve">{vps1$\Delta$} cells </w:t>
      </w:r>
      <w:ins w:id="132" w:author="Deepikaa Menon" w:date="2020-08-19T15:59:00Z">
        <w:r w:rsidR="00D86D10" w:rsidRPr="005E1AF3">
          <w:rPr>
            <w:lang w:val="en-US"/>
          </w:rPr>
          <w:t>ha</w:t>
        </w:r>
        <w:r w:rsidR="00D86D10">
          <w:rPr>
            <w:lang w:val="en-US"/>
          </w:rPr>
          <w:t>d</w:t>
        </w:r>
        <w:r w:rsidR="00D86D10" w:rsidRPr="005E1AF3">
          <w:rPr>
            <w:lang w:val="en-US"/>
          </w:rPr>
          <w:t xml:space="preserve"> </w:t>
        </w:r>
      </w:ins>
      <w:r w:rsidR="0049760B" w:rsidRPr="005E1AF3">
        <w:rPr>
          <w:lang w:val="en-US"/>
        </w:rPr>
        <w:t>the same magnitude of movement (Fig.\ref{</w:t>
      </w:r>
      <w:proofErr w:type="spellStart"/>
      <w:r w:rsidR="0049760B" w:rsidRPr="005E1AF3">
        <w:rPr>
          <w:lang w:val="en-US"/>
        </w:rPr>
        <w:t>vps</w:t>
      </w:r>
      <w:proofErr w:type="spellEnd"/>
      <w:r w:rsidR="0049760B" w:rsidRPr="005E1AF3">
        <w:rPr>
          <w:lang w:val="en-US"/>
        </w:rPr>
        <w:t xml:space="preserve">}D). In spite of slight differences in the rates of movement, the total movement- and so the depth of endocytic invagination- </w:t>
      </w:r>
      <w:ins w:id="133" w:author="Deepikaa Menon" w:date="2020-08-19T16:00:00Z">
        <w:r w:rsidR="00A4139C" w:rsidRPr="005E1AF3">
          <w:rPr>
            <w:lang w:val="en-US"/>
          </w:rPr>
          <w:t>d</w:t>
        </w:r>
        <w:r w:rsidR="00A4139C">
          <w:rPr>
            <w:lang w:val="en-US"/>
          </w:rPr>
          <w:t>id</w:t>
        </w:r>
        <w:r w:rsidR="00A4139C" w:rsidRPr="005E1AF3">
          <w:rPr>
            <w:lang w:val="en-US"/>
          </w:rPr>
          <w:t xml:space="preserve"> </w:t>
        </w:r>
      </w:ins>
      <w:r w:rsidR="0049760B" w:rsidRPr="005E1AF3">
        <w:rPr>
          <w:lang w:val="en-US"/>
        </w:rPr>
        <w:t>not change.</w:t>
      </w:r>
      <w:ins w:id="134" w:author="Deepikaa Menon" w:date="2020-08-19T14:15:00Z">
        <w:r w:rsidR="00924D41">
          <w:rPr>
            <w:lang w:val="en-US"/>
          </w:rPr>
          <w:softHyphen/>
        </w:r>
      </w:ins>
    </w:p>
    <w:p w14:paraId="3CFDBFFF" w14:textId="690C3BEB" w:rsidR="006B1ECA" w:rsidRPr="006B1ECA" w:rsidRDefault="006B1ECA" w:rsidP="006B1ECA">
      <w:pPr>
        <w:pStyle w:val="NormalWeb"/>
        <w:rPr>
          <w:rFonts w:ascii="OpenSans" w:hAnsi="OpenSans"/>
          <w:lang w:val="en-US"/>
        </w:rPr>
      </w:pPr>
      <w:r w:rsidRPr="006B1ECA">
        <w:rPr>
          <w:rFonts w:ascii="OpenSans" w:hAnsi="OpenSans"/>
          <w:lang w:val="en-US"/>
        </w:rPr>
        <w:t xml:space="preserve">Centroid tracking has shown that the number of molecules of Rvs167 peaks at the time of </w:t>
      </w:r>
      <w:r w:rsidRPr="006B1ECA">
        <w:rPr>
          <w:lang w:val="en-US"/>
        </w:rPr>
        <w:t xml:space="preserve"> </w:t>
      </w:r>
      <w:r w:rsidRPr="006B1ECA">
        <w:rPr>
          <w:rFonts w:ascii="OpenSans" w:hAnsi="OpenSans"/>
          <w:lang w:val="en-US"/>
        </w:rPr>
        <w:t>scission, and is followed by a rapid loss of fluorescent intensity, simultaneous with a sharp jump of the centroid into the cytoplasm</w:t>
      </w:r>
      <w:ins w:id="135" w:author="Deepikaa Menon" w:date="2020-09-21T11:58:00Z">
        <w:r w:rsidR="001F5880">
          <w:rPr>
            <w:rFonts w:ascii="OpenSans" w:hAnsi="OpenSans"/>
            <w:lang w:val="en-US"/>
          </w:rPr>
          <w:t xml:space="preserve"> </w:t>
        </w:r>
        <w:r w:rsidR="00966518">
          <w:rPr>
            <w:lang w:val="en-US"/>
          </w:rPr>
          <w:t>(</w:t>
        </w:r>
        <w:proofErr w:type="spellStart"/>
        <w:r w:rsidR="00966518" w:rsidRPr="005E1AF3">
          <w:rPr>
            <w:lang w:val="en-US"/>
          </w:rPr>
          <w:t>Picco</w:t>
        </w:r>
        <w:proofErr w:type="spellEnd"/>
        <w:r w:rsidR="00966518" w:rsidRPr="005E1AF3">
          <w:rPr>
            <w:lang w:val="en-US"/>
          </w:rPr>
          <w:t xml:space="preserve"> et. al, </w:t>
        </w:r>
        <w:proofErr w:type="spellStart"/>
        <w:r w:rsidR="00966518" w:rsidRPr="005E1AF3">
          <w:rPr>
            <w:lang w:val="en-US"/>
          </w:rPr>
          <w:t>eLIFE</w:t>
        </w:r>
        <w:proofErr w:type="spellEnd"/>
        <w:r w:rsidR="00966518" w:rsidRPr="005E1AF3">
          <w:rPr>
            <w:lang w:val="en-US"/>
          </w:rPr>
          <w:t xml:space="preserve"> 2015</w:t>
        </w:r>
        <w:r w:rsidR="00966518">
          <w:rPr>
            <w:lang w:val="en-US"/>
          </w:rPr>
          <w:t>)</w:t>
        </w:r>
        <w:r w:rsidR="00966518" w:rsidRPr="005E1AF3">
          <w:rPr>
            <w:lang w:val="en-US"/>
          </w:rPr>
          <w:t>.</w:t>
        </w:r>
        <w:r w:rsidR="00966518">
          <w:rPr>
            <w:rFonts w:ascii="OpenSans" w:hAnsi="OpenSans"/>
            <w:lang w:val="en-US"/>
          </w:rPr>
          <w:t xml:space="preserve"> </w:t>
        </w:r>
      </w:ins>
      <w:r w:rsidRPr="006B1ECA">
        <w:rPr>
          <w:rFonts w:ascii="OpenSans" w:hAnsi="OpenSans"/>
          <w:lang w:val="en-US"/>
        </w:rPr>
        <w:t xml:space="preserve">This jump, also seen in Rvs167-GFP kymographs </w:t>
      </w:r>
      <w:r w:rsidR="00826E77">
        <w:rPr>
          <w:rFonts w:ascii="OpenSans" w:hAnsi="OpenSans"/>
          <w:lang w:val="en-US"/>
        </w:rPr>
        <w:t>(</w:t>
      </w:r>
      <w:r w:rsidRPr="006B1ECA">
        <w:rPr>
          <w:rFonts w:ascii="OpenSans" w:hAnsi="OpenSans"/>
          <w:lang w:val="en-US"/>
        </w:rPr>
        <w:t>Fig.</w:t>
      </w:r>
      <w:r w:rsidRPr="006B1ECA">
        <w:rPr>
          <w:rFonts w:ascii="OpenSans" w:hAnsi="OpenSans"/>
          <w:color w:val="6B6D6D"/>
          <w:lang w:val="en-US"/>
        </w:rPr>
        <w:t>1</w:t>
      </w:r>
      <w:r w:rsidRPr="006B1ECA">
        <w:rPr>
          <w:rFonts w:ascii="OpenSans" w:hAnsi="OpenSans"/>
          <w:lang w:val="en-US"/>
        </w:rPr>
        <w:t>B), is interpreted as loss of protein on the membrane tube, causing an apparent spatial jump to the protein localized at the base of the newly formed vesicle. Kymographs of Rvs167-GFP (Fig.</w:t>
      </w:r>
      <w:r w:rsidRPr="006B1ECA">
        <w:rPr>
          <w:rFonts w:ascii="OpenSans" w:hAnsi="OpenSans"/>
          <w:color w:val="6B6D6D"/>
          <w:lang w:val="en-US"/>
        </w:rPr>
        <w:t>1</w:t>
      </w:r>
      <w:r w:rsidRPr="006B1ECA">
        <w:rPr>
          <w:rFonts w:ascii="OpenSans" w:hAnsi="OpenSans"/>
          <w:lang w:val="en-US"/>
        </w:rPr>
        <w:t>B), as well as Rvs167 centroid tracking (Fig.</w:t>
      </w:r>
      <w:r w:rsidRPr="006B1ECA">
        <w:rPr>
          <w:rFonts w:ascii="OpenSans" w:hAnsi="OpenSans"/>
          <w:color w:val="6B6D6D"/>
          <w:lang w:val="en-US"/>
        </w:rPr>
        <w:t>1</w:t>
      </w:r>
      <w:r w:rsidRPr="006B1ECA">
        <w:rPr>
          <w:rFonts w:ascii="OpenSans" w:hAnsi="OpenSans"/>
          <w:lang w:val="en-US"/>
        </w:rPr>
        <w:t>E) in Vps1 deleted cells show</w:t>
      </w:r>
      <w:ins w:id="136" w:author="Deepikaa Menon" w:date="2020-08-19T16:43:00Z">
        <w:r w:rsidR="00CB0AE7">
          <w:rPr>
            <w:rFonts w:ascii="OpenSans" w:hAnsi="OpenSans"/>
            <w:lang w:val="en-US"/>
          </w:rPr>
          <w:t>ed</w:t>
        </w:r>
      </w:ins>
      <w:r w:rsidRPr="006B1ECA">
        <w:rPr>
          <w:rFonts w:ascii="OpenSans" w:hAnsi="OpenSans"/>
          <w:lang w:val="en-US"/>
        </w:rPr>
        <w:t xml:space="preserve"> the same jump as in WT. </w:t>
      </w:r>
    </w:p>
    <w:p w14:paraId="2CE82FF1" w14:textId="00B14A62" w:rsidR="00044D35" w:rsidRDefault="006B1ECA" w:rsidP="00CD2832">
      <w:pPr>
        <w:pStyle w:val="NormalWeb"/>
        <w:rPr>
          <w:ins w:id="137" w:author="Deepikaa Menon" w:date="2020-09-22T18:38:00Z"/>
          <w:rFonts w:ascii="OpenSans" w:hAnsi="OpenSans"/>
          <w:lang w:val="en-US"/>
        </w:rPr>
      </w:pPr>
      <w:r w:rsidRPr="006B1ECA">
        <w:rPr>
          <w:rFonts w:ascii="OpenSans" w:hAnsi="OpenSans"/>
          <w:lang w:val="en-US"/>
        </w:rPr>
        <w:t xml:space="preserve">The </w:t>
      </w:r>
      <w:proofErr w:type="spellStart"/>
      <w:r w:rsidRPr="006B1ECA">
        <w:rPr>
          <w:rFonts w:ascii="OpenSans" w:hAnsi="OpenSans"/>
          <w:lang w:val="en-US"/>
        </w:rPr>
        <w:t>Rvs</w:t>
      </w:r>
      <w:proofErr w:type="spellEnd"/>
      <w:r w:rsidRPr="006B1ECA">
        <w:rPr>
          <w:rFonts w:ascii="OpenSans" w:hAnsi="OpenSans"/>
          <w:lang w:val="en-US"/>
        </w:rPr>
        <w:t xml:space="preserve"> complex is composed of Rvs161 and Rvs167 </w:t>
      </w:r>
      <w:ins w:id="138" w:author="Deepikaa Menon" w:date="2020-09-21T11:59:00Z">
        <w:r w:rsidR="003E2834">
          <w:rPr>
            <w:rFonts w:ascii="OpenSans" w:hAnsi="OpenSans"/>
            <w:lang w:val="en-US"/>
          </w:rPr>
          <w:t xml:space="preserve">dimers </w:t>
        </w:r>
        <w:r w:rsidR="003E2834">
          <w:rPr>
            <w:rFonts w:ascii="OpenSans" w:hAnsi="OpenSans"/>
            <w:lang w:val="en-US"/>
          </w:rPr>
          <w:fldChar w:fldCharType="begin" w:fldLock="1"/>
        </w:r>
      </w:ins>
      <w:r w:rsidR="00E95219">
        <w:rPr>
          <w:rFonts w:ascii="OpenSans" w:hAnsi="OpenSans"/>
          <w:lang w:val="en-US"/>
        </w:rPr>
        <w:instrText>ADDIN CSL_CITATION {"citationItems":[{"id":"ITEM-1","itemData":{"DOI":"10.15252/msb.20145422","ISSN":"1744-4292","abstract":"Clathrin-mediated endocytosis is a highly conserved intracellular trafficking pathway that depends on dynamic protein-protein interactions between up to 60 different proteins. However, little is known about the spatio-temporal regulation of these interactions. Using fluorescence (cross)-correlation spectroscopy in yeast, we tested 41 previously reported interactions in vivo and found 16 to exist in the cytoplasm. These detected cytoplasmic interactions included the self-interaction of Ede1, homolog of mammalian Eps15. Ede1 is the crucial scaffold for the organization of the early stages of endocytosis. We show that oligomerization of Ede1 through its central coiled coil domain is necessary for its localization to the endocytic site and we link the oligomerization of Ede1 to its function in locally concentrating endocytic adaptors and organizing the endocytic machinery. Our study sheds light on the importance of the regulation of protein-protein interactions in the cytoplasm for the assembly of the endocytic machinery in vivo.","author":[{"dropping-particle":"","family":"Boeke","given":"Dominik","non-dropping-particle":"","parse-names":false,"suffix":""},{"dropping-particle":"","family":"Trautmann","given":"Susanne","non-dropping-particle":"","parse-names":false,"suffix":""},{"dropping-particle":"","family":"Meurer","given":"Matthias","non-dropping-particle":"","parse-names":false,"suffix":""},{"dropping-particle":"","family":"Wachsmuth","given":"Malte","non-dropping-particle":"","parse-names":false,"suffix":""},{"dropping-particle":"","family":"Godlee","given":"Camilla","non-dropping-particle":"","parse-names":false,"suffix":""},{"dropping-particle":"","family":"Knop","given":"Michael","non-dropping-particle":"","parse-names":false,"suffix":""},{"dropping-particle":"","family":"Kaksonen","given":"Marko","non-dropping-particle":"","parse-names":false,"suffix":""}],"container-title":"Molecular Systems Biology","id":"ITEM-1","issue":"11","issued":{"date-parts":[["2014","11","3"]]},"page":"756","publisher":"EMBO","title":"Quantification of cytosolic interactions identifies &lt;scp&gt;E&lt;/scp&gt; de1 oligomers as key organizers of endocytosis","type":"article-journal","volume":"10"},"uris":["http://www.mendeley.com/documents/?uuid=ec9a6b4b-ed03-38db-b1a6-21decb6c8a50"]}],"mendeley":{"formattedCitation":"(Boeke et al. 2014)","plainTextFormattedCitation":"(Boeke et al. 2014)","previouslyFormattedCitation":"(Boeke et al. 2014)"},"properties":{"noteIndex":0},"schema":"https://github.com/citation-style-language/schema/raw/master/csl-citation.json"}</w:instrText>
      </w:r>
      <w:r w:rsidR="003E2834">
        <w:rPr>
          <w:rFonts w:ascii="OpenSans" w:hAnsi="OpenSans"/>
          <w:lang w:val="en-US"/>
        </w:rPr>
        <w:fldChar w:fldCharType="separate"/>
      </w:r>
      <w:r w:rsidR="003E2834" w:rsidRPr="003E2834">
        <w:rPr>
          <w:rFonts w:ascii="OpenSans" w:hAnsi="OpenSans"/>
          <w:noProof/>
          <w:lang w:val="en-US"/>
        </w:rPr>
        <w:t>(Boeke et al. 2014)</w:t>
      </w:r>
      <w:ins w:id="139" w:author="Deepikaa Menon" w:date="2020-09-21T11:59:00Z">
        <w:r w:rsidR="003E2834">
          <w:rPr>
            <w:rFonts w:ascii="OpenSans" w:hAnsi="OpenSans"/>
            <w:lang w:val="en-US"/>
          </w:rPr>
          <w:fldChar w:fldCharType="end"/>
        </w:r>
      </w:ins>
      <w:r w:rsidRPr="006B1ECA">
        <w:rPr>
          <w:rFonts w:ascii="OpenSans" w:hAnsi="OpenSans"/>
          <w:lang w:val="en-US"/>
        </w:rPr>
        <w:t xml:space="preserve"> so deletion of Rvs167 effectively removes both proteins from endocytic sites. We quantified the effect of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on membrane invagination (Fig.</w:t>
      </w:r>
      <w:r w:rsidRPr="006B1ECA">
        <w:rPr>
          <w:rFonts w:ascii="OpenSans" w:hAnsi="OpenSans"/>
          <w:color w:val="6B6D6D"/>
          <w:lang w:val="en-US"/>
        </w:rPr>
        <w:t>1</w:t>
      </w:r>
      <w:r w:rsidRPr="006B1ECA">
        <w:rPr>
          <w:rFonts w:ascii="OpenSans" w:hAnsi="OpenSans"/>
          <w:lang w:val="en-US"/>
        </w:rPr>
        <w:t>A-C</w:t>
      </w:r>
      <w:ins w:id="140" w:author="Deepikaa Menon" w:date="2020-09-22T22:40:00Z">
        <w:r w:rsidR="00605D68">
          <w:rPr>
            <w:rFonts w:ascii="OpenSans" w:hAnsi="OpenSans"/>
            <w:lang w:val="en-US"/>
          </w:rPr>
          <w:t>,F</w:t>
        </w:r>
      </w:ins>
      <w:r w:rsidRPr="006B1ECA">
        <w:rPr>
          <w:rFonts w:ascii="OpenSans" w:hAnsi="OpenSans"/>
          <w:lang w:val="en-US"/>
        </w:rPr>
        <w:t xml:space="preserve">). </w:t>
      </w:r>
      <w:ins w:id="141" w:author="Microsoft Office User" w:date="2020-09-08T02:04:00Z">
        <w:r w:rsidR="003173DB">
          <w:rPr>
            <w:rFonts w:ascii="OpenSans" w:hAnsi="OpenSans"/>
            <w:lang w:val="en-US"/>
          </w:rPr>
          <w:t>Only 73</w:t>
        </w:r>
      </w:ins>
      <w:r w:rsidRPr="006B1ECA">
        <w:rPr>
          <w:rFonts w:ascii="OpenSans" w:hAnsi="OpenSans"/>
          <w:lang w:val="en-US"/>
        </w:rPr>
        <w:t xml:space="preserve">% of Sla1 patches </w:t>
      </w:r>
      <w:ins w:id="142" w:author="Microsoft Office User" w:date="2020-09-08T02:05:00Z">
        <w:r w:rsidR="00060B3C">
          <w:rPr>
            <w:rFonts w:ascii="OpenSans" w:hAnsi="OpenSans"/>
            <w:lang w:val="en-US"/>
          </w:rPr>
          <w:t xml:space="preserve">undergo </w:t>
        </w:r>
        <w:r w:rsidR="00060B3C">
          <w:rPr>
            <w:rFonts w:ascii="OpenSans" w:hAnsi="OpenSans" w:hint="eastAsia"/>
            <w:lang w:val="en-US"/>
          </w:rPr>
          <w:t>successful</w:t>
        </w:r>
        <w:r w:rsidR="00060B3C">
          <w:rPr>
            <w:rFonts w:ascii="OpenSans" w:hAnsi="OpenSans"/>
            <w:lang w:val="en-US"/>
          </w:rPr>
          <w:t xml:space="preserve"> scission</w:t>
        </w:r>
        <w:r w:rsidR="00060B3C" w:rsidRPr="006B1ECA">
          <w:rPr>
            <w:rFonts w:ascii="OpenSans" w:hAnsi="OpenSans"/>
            <w:lang w:val="en-US"/>
          </w:rPr>
          <w:t xml:space="preserve"> </w:t>
        </w:r>
      </w:ins>
      <w:r w:rsidRPr="006B1ECA">
        <w:rPr>
          <w:rFonts w:ascii="OpenSans" w:hAnsi="OpenSans"/>
          <w:lang w:val="en-US"/>
        </w:rPr>
        <w:t xml:space="preserve">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cells (Fig.1C). Similar </w:t>
      </w:r>
      <w:ins w:id="143" w:author="Microsoft Office User" w:date="2020-09-08T02:05:00Z">
        <w:r w:rsidR="00060B3C">
          <w:rPr>
            <w:rFonts w:ascii="OpenSans" w:hAnsi="OpenSans"/>
            <w:lang w:val="en-US"/>
          </w:rPr>
          <w:t xml:space="preserve">scission </w:t>
        </w:r>
      </w:ins>
      <w:ins w:id="144" w:author="Deepikaa Menon" w:date="2020-09-21T12:54:00Z">
        <w:r w:rsidR="00E833B8">
          <w:rPr>
            <w:rFonts w:ascii="OpenSans" w:hAnsi="OpenSans"/>
            <w:lang w:val="en-US"/>
          </w:rPr>
          <w:t>rates</w:t>
        </w:r>
      </w:ins>
      <w:r w:rsidRPr="006B1ECA">
        <w:rPr>
          <w:rFonts w:ascii="OpenSans" w:hAnsi="OpenSans"/>
          <w:lang w:val="en-US"/>
        </w:rPr>
        <w:t xml:space="preserve"> </w:t>
      </w:r>
      <w:ins w:id="145" w:author="Deepikaa Menon" w:date="2020-09-21T12:54:00Z">
        <w:r w:rsidR="00207796">
          <w:rPr>
            <w:rFonts w:ascii="OpenSans" w:hAnsi="OpenSans"/>
            <w:lang w:val="en-US"/>
          </w:rPr>
          <w:t>have been</w:t>
        </w:r>
        <w:r w:rsidR="00207796" w:rsidRPr="006B1ECA">
          <w:rPr>
            <w:rFonts w:ascii="OpenSans" w:hAnsi="OpenSans"/>
            <w:lang w:val="en-US"/>
          </w:rPr>
          <w:t xml:space="preserve"> </w:t>
        </w:r>
      </w:ins>
      <w:r w:rsidRPr="006B1ECA">
        <w:rPr>
          <w:rFonts w:ascii="OpenSans" w:hAnsi="OpenSans"/>
          <w:lang w:val="en-US"/>
        </w:rPr>
        <w:t>measured in other experiments (</w:t>
      </w:r>
      <w:proofErr w:type="spellStart"/>
      <w:r w:rsidRPr="006B1ECA">
        <w:rPr>
          <w:rFonts w:ascii="OpenSans" w:hAnsi="OpenSans"/>
          <w:lang w:val="en-US"/>
        </w:rPr>
        <w:t>Kaksonen</w:t>
      </w:r>
      <w:proofErr w:type="spellEnd"/>
      <w:r w:rsidRPr="006B1ECA">
        <w:rPr>
          <w:rFonts w:ascii="OpenSans" w:hAnsi="OpenSans"/>
          <w:lang w:val="en-US"/>
        </w:rPr>
        <w:t xml:space="preserve">, </w:t>
      </w:r>
      <w:proofErr w:type="spellStart"/>
      <w:r w:rsidRPr="006B1ECA">
        <w:rPr>
          <w:rFonts w:ascii="OpenSans" w:hAnsi="OpenSans"/>
          <w:lang w:val="en-US"/>
        </w:rPr>
        <w:t>Toret</w:t>
      </w:r>
      <w:proofErr w:type="spellEnd"/>
      <w:r w:rsidRPr="006B1ECA">
        <w:rPr>
          <w:rFonts w:ascii="OpenSans" w:hAnsi="OpenSans"/>
          <w:lang w:val="en-US"/>
        </w:rPr>
        <w:t xml:space="preserve"> and </w:t>
      </w:r>
      <w:proofErr w:type="spellStart"/>
      <w:r w:rsidRPr="006B1ECA">
        <w:rPr>
          <w:rFonts w:ascii="OpenSans" w:hAnsi="OpenSans"/>
          <w:lang w:val="en-US"/>
        </w:rPr>
        <w:t>Drubin</w:t>
      </w:r>
      <w:proofErr w:type="spellEnd"/>
      <w:r w:rsidRPr="006B1ECA">
        <w:rPr>
          <w:rFonts w:ascii="OpenSans" w:hAnsi="OpenSans"/>
          <w:lang w:val="en-US"/>
        </w:rPr>
        <w:t>, 2005), and suggest failed scission in the</w:t>
      </w:r>
      <w:ins w:id="146" w:author="Microsoft Office User" w:date="2020-09-08T02:05:00Z">
        <w:r w:rsidR="00060B3C">
          <w:rPr>
            <w:rFonts w:ascii="OpenSans" w:hAnsi="OpenSans"/>
            <w:lang w:val="en-US"/>
          </w:rPr>
          <w:t xml:space="preserve"> remaining</w:t>
        </w:r>
      </w:ins>
      <w:r w:rsidRPr="006B1ECA">
        <w:rPr>
          <w:rFonts w:ascii="OpenSans" w:hAnsi="OpenSans"/>
          <w:lang w:val="en-US"/>
        </w:rPr>
        <w:t xml:space="preserve"> 27% of endocytic events. Coat movement both of retractions and of successful endocytic events were quantified (Fig.1F) as described </w:t>
      </w:r>
      <w:ins w:id="147" w:author="Deepikaa Menon" w:date="2020-09-22T22:40:00Z">
        <w:r w:rsidR="00400F3E">
          <w:rPr>
            <w:rFonts w:ascii="OpenSans" w:hAnsi="OpenSans"/>
            <w:lang w:val="en-US"/>
          </w:rPr>
          <w:t>earlier</w:t>
        </w:r>
      </w:ins>
      <w:r w:rsidRPr="006B1ECA">
        <w:rPr>
          <w:rFonts w:ascii="OpenSans" w:hAnsi="OpenSans"/>
          <w:lang w:val="en-US"/>
        </w:rPr>
        <w:t xml:space="preserve">. Sla1 centroid movement in both successful and retracting endocytic events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look similar to WT up to about 50nm (Fig.</w:t>
      </w:r>
      <w:r w:rsidRPr="006B1ECA">
        <w:rPr>
          <w:rFonts w:ascii="OpenSans" w:hAnsi="OpenSans"/>
          <w:color w:val="6B6D6D"/>
          <w:lang w:val="en-US"/>
        </w:rPr>
        <w:t>1</w:t>
      </w:r>
      <w:r w:rsidRPr="006B1ECA">
        <w:rPr>
          <w:rFonts w:ascii="OpenSans" w:hAnsi="OpenSans"/>
          <w:lang w:val="en-US"/>
        </w:rPr>
        <w:t>F). In WT cells, Abp1 intensity begins to drop at scission time</w:t>
      </w:r>
      <w:ins w:id="148" w:author="Deepikaa Menon" w:date="2020-09-21T12:55:00Z">
        <w:r w:rsidR="00B150D1">
          <w:rPr>
            <w:rFonts w:ascii="OpenSans" w:hAnsi="OpenSans"/>
            <w:lang w:val="en-US"/>
          </w:rPr>
          <w:t xml:space="preserve"> </w:t>
        </w:r>
        <w:r w:rsidR="00B150D1" w:rsidRPr="006B1ECA">
          <w:rPr>
            <w:rFonts w:ascii="OpenSans" w:hAnsi="OpenSans"/>
            <w:lang w:val="en-US"/>
          </w:rPr>
          <w:t>(Fig.1supplement</w:t>
        </w:r>
        <w:r w:rsidR="00B150D1">
          <w:rPr>
            <w:rFonts w:ascii="OpenSans" w:hAnsi="OpenSans"/>
            <w:lang w:val="en-US"/>
          </w:rPr>
          <w:t>2</w:t>
        </w:r>
        <w:r w:rsidR="00B150D1" w:rsidRPr="006B1ECA">
          <w:rPr>
            <w:rFonts w:ascii="OpenSans" w:hAnsi="OpenSans"/>
            <w:lang w:val="en-US"/>
          </w:rPr>
          <w:t>)</w:t>
        </w:r>
      </w:ins>
      <w:r w:rsidRPr="006B1ECA">
        <w:rPr>
          <w:rFonts w:ascii="OpenSans" w:hAnsi="OpenSans"/>
          <w:lang w:val="en-US"/>
        </w:rPr>
        <w:t xml:space="preserve">; </w:t>
      </w:r>
      <w:r w:rsidRPr="006701FD">
        <w:rPr>
          <w:rFonts w:ascii="OpenSans" w:hAnsi="OpenSans"/>
          <w:color w:val="FFC000"/>
          <w:lang w:val="en-US"/>
        </w:rPr>
        <w:t>similarly, in successful endocytic events, Abp1 intensity drops after Sla1 centroid has moved about 100nm suggesting that scission occurs at invagination lengths between 60 -100 nm</w:t>
      </w:r>
      <w:ins w:id="149" w:author="Deepikaa Menon" w:date="2020-09-22T22:40:00Z">
        <w:r w:rsidR="00D1793D">
          <w:rPr>
            <w:rFonts w:ascii="OpenSans" w:hAnsi="OpenSans"/>
            <w:color w:val="FFC000"/>
            <w:lang w:val="en-US"/>
          </w:rPr>
          <w:t xml:space="preserve"> (Fig,1supplement</w:t>
        </w:r>
      </w:ins>
      <w:ins w:id="150" w:author="Deepikaa Menon" w:date="2020-09-22T22:42:00Z">
        <w:r w:rsidR="00DE7330">
          <w:rPr>
            <w:rFonts w:ascii="OpenSans" w:hAnsi="OpenSans"/>
            <w:color w:val="FFC000"/>
            <w:lang w:val="en-US"/>
          </w:rPr>
          <w:t>4</w:t>
        </w:r>
      </w:ins>
      <w:ins w:id="151" w:author="Deepikaa Menon" w:date="2020-09-22T22:40:00Z">
        <w:r w:rsidR="00D1793D">
          <w:rPr>
            <w:rFonts w:ascii="OpenSans" w:hAnsi="OpenSans"/>
            <w:color w:val="FFC000"/>
            <w:lang w:val="en-US"/>
          </w:rPr>
          <w:t>)</w:t>
        </w:r>
      </w:ins>
      <w:r w:rsidRPr="006701FD">
        <w:rPr>
          <w:rFonts w:ascii="OpenSans" w:hAnsi="OpenSans"/>
          <w:color w:val="FFC000"/>
          <w:lang w:val="en-US"/>
        </w:rPr>
        <w:t xml:space="preserve">. </w:t>
      </w:r>
      <w:r w:rsidRPr="006B1ECA">
        <w:rPr>
          <w:rFonts w:ascii="OpenSans" w:hAnsi="OpenSans"/>
          <w:lang w:val="en-US"/>
        </w:rPr>
        <w:t xml:space="preserve">That membrane scission occurs at shorter invagination lengths than in WT is corroborated  by the smaller vesicles formed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by Correlative light and electron microscopy (CLEM) (</w:t>
      </w:r>
      <w:proofErr w:type="spellStart"/>
      <w:r w:rsidRPr="006B1ECA">
        <w:rPr>
          <w:rFonts w:ascii="OpenSans" w:hAnsi="OpenSans"/>
          <w:lang w:val="en-US"/>
        </w:rPr>
        <w:t>Kukulski</w:t>
      </w:r>
      <w:proofErr w:type="spellEnd"/>
      <w:r w:rsidRPr="006B1ECA">
        <w:rPr>
          <w:rFonts w:ascii="OpenSans" w:hAnsi="OpenSans"/>
          <w:lang w:val="en-US"/>
        </w:rPr>
        <w:t xml:space="preserve"> et al., 2012). CLEM has moreover shown that </w:t>
      </w:r>
      <w:r w:rsidRPr="006B1ECA">
        <w:rPr>
          <w:rFonts w:ascii="OpenSans" w:hAnsi="OpenSans"/>
          <w:lang w:val="en-US"/>
        </w:rPr>
        <w:lastRenderedPageBreak/>
        <w:t>Rvs167 localizes to endocytic sites after the invaginations are about 60nm long (</w:t>
      </w:r>
      <w:proofErr w:type="spellStart"/>
      <w:r w:rsidRPr="006B1ECA">
        <w:rPr>
          <w:rFonts w:ascii="OpenSans" w:hAnsi="OpenSans"/>
          <w:lang w:val="en-US"/>
        </w:rPr>
        <w:t>Kukulski</w:t>
      </w:r>
      <w:proofErr w:type="spellEnd"/>
      <w:r w:rsidRPr="006B1ECA">
        <w:rPr>
          <w:rFonts w:ascii="OpenSans" w:hAnsi="OpenSans"/>
          <w:lang w:val="en-US"/>
        </w:rPr>
        <w:t xml:space="preserve"> et al., 2012). Sla1 movement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indicates therefore that membrane invagination is unaffected till </w:t>
      </w:r>
      <w:proofErr w:type="spellStart"/>
      <w:r w:rsidRPr="006B1ECA">
        <w:rPr>
          <w:rFonts w:ascii="OpenSans" w:hAnsi="OpenSans"/>
          <w:lang w:val="en-US"/>
        </w:rPr>
        <w:t>Rvs</w:t>
      </w:r>
      <w:proofErr w:type="spellEnd"/>
      <w:r w:rsidRPr="006B1ECA">
        <w:rPr>
          <w:rFonts w:ascii="OpenSans" w:hAnsi="OpenSans"/>
          <w:lang w:val="en-US"/>
        </w:rPr>
        <w:t xml:space="preserve"> is supposed to arrive. </w:t>
      </w:r>
    </w:p>
    <w:p w14:paraId="7B7051B8" w14:textId="1B996F30" w:rsidR="006B1ECA" w:rsidRPr="00CD2832" w:rsidRDefault="00044D35" w:rsidP="006B1ECA">
      <w:pPr>
        <w:pStyle w:val="NormalWeb"/>
        <w:rPr>
          <w:lang w:val="en-US"/>
        </w:rPr>
      </w:pPr>
      <w:ins w:id="152" w:author="Deepikaa Menon" w:date="2020-09-22T18:38:00Z">
        <w:r>
          <w:rPr>
            <w:lang w:val="en-US"/>
          </w:rPr>
          <w:t>Supplement Fig.1</w:t>
        </w:r>
      </w:ins>
    </w:p>
    <w:p w14:paraId="796BBFDF" w14:textId="3D297FB8" w:rsidR="005E1AF3" w:rsidRDefault="00044D35" w:rsidP="008F213F">
      <w:pPr>
        <w:pStyle w:val="NormalWeb"/>
        <w:jc w:val="center"/>
        <w:rPr>
          <w:lang w:val="en-US"/>
        </w:rPr>
      </w:pPr>
      <w:ins w:id="153" w:author="Deepikaa Menon" w:date="2020-09-22T18:38:00Z">
        <w:r>
          <w:rPr>
            <w:noProof/>
            <w:lang w:val="en-US"/>
          </w:rPr>
          <w:drawing>
            <wp:inline distT="0" distB="0" distL="0" distR="0" wp14:anchorId="30420778" wp14:editId="1399B9F9">
              <wp:extent cx="3506525" cy="20042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owth_assa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6108" cy="2015474"/>
                      </a:xfrm>
                      <a:prstGeom prst="rect">
                        <a:avLst/>
                      </a:prstGeom>
                    </pic:spPr>
                  </pic:pic>
                </a:graphicData>
              </a:graphic>
            </wp:inline>
          </w:drawing>
        </w:r>
      </w:ins>
    </w:p>
    <w:p w14:paraId="35ACB44A" w14:textId="607D6BAA" w:rsidR="005E1AF3" w:rsidRDefault="00E027AD" w:rsidP="0049760B">
      <w:pPr>
        <w:rPr>
          <w:lang w:val="en-US"/>
        </w:rPr>
      </w:pPr>
      <w:ins w:id="154" w:author="Deepikaa Menon" w:date="2020-09-08T21:55:00Z">
        <w:r w:rsidRPr="005E1AF3">
          <w:rPr>
            <w:sz w:val="20"/>
            <w:szCs w:val="20"/>
            <w:lang w:val="en-US"/>
          </w:rPr>
          <w:t xml:space="preserve"> ﻿\caption{</w:t>
        </w:r>
        <w:r>
          <w:rPr>
            <w:sz w:val="20"/>
            <w:szCs w:val="20"/>
            <w:lang w:val="en-US"/>
          </w:rPr>
          <w:t>Growth assay of</w:t>
        </w:r>
        <w:r w:rsidRPr="005E1AF3">
          <w:rPr>
            <w:sz w:val="20"/>
            <w:szCs w:val="20"/>
            <w:lang w:val="en-US"/>
          </w:rPr>
          <w:t xml:space="preserve"> WT,  \</w:t>
        </w:r>
        <w:proofErr w:type="spellStart"/>
        <w:r w:rsidRPr="005E1AF3">
          <w:rPr>
            <w:sz w:val="20"/>
            <w:szCs w:val="20"/>
            <w:lang w:val="en-US"/>
          </w:rPr>
          <w:t>textit</w:t>
        </w:r>
        <w:proofErr w:type="spellEnd"/>
        <w:r w:rsidRPr="005E1AF3">
          <w:rPr>
            <w:sz w:val="20"/>
            <w:szCs w:val="20"/>
            <w:lang w:val="en-US"/>
          </w:rPr>
          <w:t>{vps1$\Delta$},</w:t>
        </w:r>
      </w:ins>
      <w:ins w:id="155" w:author="Deepikaa Menon" w:date="2020-09-22T22:41:00Z">
        <w:r w:rsidR="00D061F8">
          <w:rPr>
            <w:sz w:val="20"/>
            <w:szCs w:val="20"/>
            <w:lang w:val="en-US"/>
          </w:rPr>
          <w:t xml:space="preserve"> </w:t>
        </w:r>
      </w:ins>
      <w:ins w:id="156" w:author="Deepikaa Menon" w:date="2020-09-08T21:55:00Z">
        <w:r w:rsidRPr="005E1AF3">
          <w:rPr>
            <w:sz w:val="20"/>
            <w:szCs w:val="20"/>
            <w:lang w:val="en-US"/>
          </w:rPr>
          <w:t>\</w:t>
        </w:r>
        <w:proofErr w:type="spellStart"/>
        <w:r w:rsidRPr="005E1AF3">
          <w:rPr>
            <w:sz w:val="20"/>
            <w:szCs w:val="20"/>
            <w:lang w:val="en-US"/>
          </w:rPr>
          <w:t>textit</w:t>
        </w:r>
        <w:proofErr w:type="spellEnd"/>
        <w:r w:rsidRPr="005E1AF3">
          <w:rPr>
            <w:sz w:val="20"/>
            <w:szCs w:val="20"/>
            <w:lang w:val="en-US"/>
          </w:rPr>
          <w:t>{rvs167$\Delta$}</w:t>
        </w:r>
      </w:ins>
      <w:ins w:id="157" w:author="Deepikaa Menon" w:date="2020-09-22T22:41:00Z">
        <w:r w:rsidR="002E15DE">
          <w:rPr>
            <w:sz w:val="20"/>
            <w:szCs w:val="20"/>
            <w:lang w:val="en-US"/>
          </w:rPr>
          <w:t>, and</w:t>
        </w:r>
      </w:ins>
      <w:ins w:id="158" w:author="Deepikaa Menon" w:date="2020-09-08T21:55:00Z">
        <w:r w:rsidRPr="005E1AF3">
          <w:rPr>
            <w:sz w:val="20"/>
            <w:szCs w:val="20"/>
            <w:lang w:val="en-US"/>
          </w:rPr>
          <w:t xml:space="preserve"> cells expressing </w:t>
        </w:r>
      </w:ins>
      <w:ins w:id="159" w:author="Deepikaa Menon" w:date="2020-09-08T21:56:00Z">
        <w:r>
          <w:rPr>
            <w:sz w:val="20"/>
            <w:szCs w:val="20"/>
            <w:lang w:val="en-US"/>
          </w:rPr>
          <w:t>Vps1</w:t>
        </w:r>
      </w:ins>
      <w:ins w:id="160" w:author="Deepikaa Menon" w:date="2020-09-08T21:55:00Z">
        <w:r w:rsidRPr="005E1AF3">
          <w:rPr>
            <w:sz w:val="20"/>
            <w:szCs w:val="20"/>
            <w:lang w:val="en-US"/>
          </w:rPr>
          <w:t>-eGFP</w:t>
        </w:r>
      </w:ins>
      <w:ins w:id="161" w:author="Deepikaa Menon" w:date="2020-09-08T21:56:00Z">
        <w:r>
          <w:rPr>
            <w:sz w:val="20"/>
            <w:szCs w:val="20"/>
            <w:lang w:val="en-US"/>
          </w:rPr>
          <w:t xml:space="preserve"> at 25C and 35C </w:t>
        </w:r>
      </w:ins>
      <w:ins w:id="162" w:author="Deepikaa Menon" w:date="2020-09-08T21:57:00Z">
        <w:r w:rsidR="006765DA" w:rsidRPr="005E1AF3">
          <w:rPr>
            <w:sz w:val="20"/>
            <w:szCs w:val="20"/>
            <w:lang w:val="en-US"/>
          </w:rPr>
          <w:t>}</w:t>
        </w:r>
      </w:ins>
    </w:p>
    <w:p w14:paraId="3D8D5279" w14:textId="7E2F59AD" w:rsidR="005E1AF3" w:rsidRDefault="005E1AF3" w:rsidP="00E027AD">
      <w:pPr>
        <w:jc w:val="center"/>
        <w:rPr>
          <w:lang w:val="en-US"/>
        </w:rPr>
      </w:pPr>
    </w:p>
    <w:p w14:paraId="71A1D2C2" w14:textId="20EE63BC" w:rsidR="005E1AF3" w:rsidRDefault="007A3E89" w:rsidP="0049760B">
      <w:pPr>
        <w:rPr>
          <w:lang w:val="en-US"/>
        </w:rPr>
      </w:pPr>
      <w:ins w:id="163" w:author="Deepikaa Menon" w:date="2020-09-10T16:12:00Z">
        <w:r>
          <w:rPr>
            <w:lang w:val="en-US"/>
          </w:rPr>
          <w:t>Supplement Fig.2</w:t>
        </w:r>
      </w:ins>
    </w:p>
    <w:p w14:paraId="681F3E68" w14:textId="1744BFF9" w:rsidR="005E1AF3" w:rsidRDefault="00F437DE" w:rsidP="008F213F">
      <w:pPr>
        <w:jc w:val="center"/>
        <w:rPr>
          <w:lang w:val="en-US"/>
        </w:rPr>
      </w:pPr>
      <w:ins w:id="164" w:author="Deepikaa Menon" w:date="2020-09-22T17:59:00Z">
        <w:r>
          <w:rPr>
            <w:noProof/>
            <w:lang w:val="en-US"/>
          </w:rPr>
          <w:drawing>
            <wp:inline distT="0" distB="0" distL="0" distR="0" wp14:anchorId="43856A01" wp14:editId="6C131976">
              <wp:extent cx="3482340" cy="196280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t_alignment2.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2515" cy="1979810"/>
                      </a:xfrm>
                      <a:prstGeom prst="rect">
                        <a:avLst/>
                      </a:prstGeom>
                    </pic:spPr>
                  </pic:pic>
                </a:graphicData>
              </a:graphic>
            </wp:inline>
          </w:drawing>
        </w:r>
      </w:ins>
    </w:p>
    <w:p w14:paraId="5A765C1A" w14:textId="3495A507" w:rsidR="00143E9F" w:rsidRDefault="007A3E89" w:rsidP="008F213F">
      <w:pPr>
        <w:rPr>
          <w:ins w:id="165" w:author="Deepikaa Menon" w:date="2020-09-21T13:00:00Z"/>
          <w:lang w:val="en-US"/>
        </w:rPr>
      </w:pPr>
      <w:ins w:id="166" w:author="Deepikaa Menon" w:date="2020-09-10T16:13:00Z">
        <w:r>
          <w:rPr>
            <w:noProof/>
            <w:lang w:val="en-US"/>
          </w:rPr>
          <w:softHyphen/>
        </w:r>
      </w:ins>
      <w:ins w:id="167" w:author="Deepikaa Menon" w:date="2020-09-21T12:00:00Z">
        <w:r w:rsidR="00E95219" w:rsidRPr="005E1AF3">
          <w:rPr>
            <w:sz w:val="20"/>
            <w:szCs w:val="20"/>
            <w:lang w:val="en-US"/>
          </w:rPr>
          <w:t>﻿ ﻿\caption{</w:t>
        </w:r>
        <w:r w:rsidR="00E95219">
          <w:rPr>
            <w:sz w:val="20"/>
            <w:szCs w:val="20"/>
            <w:lang w:val="en-US"/>
          </w:rPr>
          <w:t xml:space="preserve"> </w:t>
        </w:r>
      </w:ins>
      <w:ins w:id="168" w:author="Deepikaa Menon" w:date="2020-09-21T12:01:00Z">
        <w:r w:rsidR="00E95219">
          <w:rPr>
            <w:sz w:val="20"/>
            <w:szCs w:val="20"/>
            <w:lang w:val="en-US"/>
          </w:rPr>
          <w:t xml:space="preserve">Sla1 centroid aligned so that time=0(s) </w:t>
        </w:r>
      </w:ins>
      <w:ins w:id="169" w:author="Deepikaa Menon" w:date="2020-09-23T14:22:00Z">
        <w:r w:rsidR="00756BC1">
          <w:rPr>
            <w:sz w:val="20"/>
            <w:szCs w:val="20"/>
            <w:lang w:val="en-US"/>
          </w:rPr>
          <w:t xml:space="preserve">is </w:t>
        </w:r>
      </w:ins>
      <w:ins w:id="170" w:author="Deepikaa Menon" w:date="2020-09-23T14:23:00Z">
        <w:r w:rsidR="00756BC1">
          <w:rPr>
            <w:sz w:val="20"/>
            <w:szCs w:val="20"/>
            <w:lang w:val="en-US"/>
          </w:rPr>
          <w:t xml:space="preserve">the </w:t>
        </w:r>
        <w:commentRangeStart w:id="171"/>
        <w:r w:rsidR="00756BC1">
          <w:rPr>
            <w:sz w:val="20"/>
            <w:szCs w:val="20"/>
            <w:lang w:val="en-US"/>
          </w:rPr>
          <w:t>maxim</w:t>
        </w:r>
      </w:ins>
      <w:ins w:id="172" w:author="Deepikaa Menon" w:date="2020-09-23T14:24:00Z">
        <w:r w:rsidR="009C7690">
          <w:rPr>
            <w:sz w:val="20"/>
            <w:szCs w:val="20"/>
            <w:lang w:val="en-US"/>
          </w:rPr>
          <w:t>um</w:t>
        </w:r>
      </w:ins>
      <w:ins w:id="173" w:author="Deepikaa Menon" w:date="2020-09-23T14:23:00Z">
        <w:r w:rsidR="00756BC1">
          <w:rPr>
            <w:sz w:val="20"/>
            <w:szCs w:val="20"/>
            <w:lang w:val="en-US"/>
          </w:rPr>
          <w:t xml:space="preserve"> of Abp1 </w:t>
        </w:r>
        <w:proofErr w:type="spellStart"/>
        <w:r w:rsidR="00756BC1">
          <w:rPr>
            <w:sz w:val="20"/>
            <w:szCs w:val="20"/>
            <w:lang w:val="en-US"/>
          </w:rPr>
          <w:t>fluroescent</w:t>
        </w:r>
        <w:proofErr w:type="spellEnd"/>
        <w:r w:rsidR="00756BC1">
          <w:rPr>
            <w:sz w:val="20"/>
            <w:szCs w:val="20"/>
            <w:lang w:val="en-US"/>
          </w:rPr>
          <w:t xml:space="preserve"> intensity </w:t>
        </w:r>
        <w:commentRangeEnd w:id="171"/>
        <w:r w:rsidR="00151700">
          <w:rPr>
            <w:rStyle w:val="CommentReference"/>
          </w:rPr>
          <w:commentReference w:id="171"/>
        </w:r>
        <w:r w:rsidR="00756BC1">
          <w:rPr>
            <w:sz w:val="20"/>
            <w:szCs w:val="20"/>
            <w:lang w:val="en-US"/>
          </w:rPr>
          <w:t>in WT cells</w:t>
        </w:r>
        <w:r w:rsidR="00E04088">
          <w:rPr>
            <w:sz w:val="20"/>
            <w:szCs w:val="20"/>
            <w:lang w:val="en-US"/>
          </w:rPr>
          <w:t xml:space="preserve"> </w:t>
        </w:r>
      </w:ins>
      <w:ins w:id="174" w:author="Deepikaa Menon" w:date="2020-09-21T12:02:00Z">
        <w:r w:rsidR="00E95219">
          <w:rPr>
            <w:sz w:val="20"/>
            <w:szCs w:val="20"/>
            <w:lang w:val="en-US"/>
          </w:rPr>
          <w:fldChar w:fldCharType="begin" w:fldLock="1"/>
        </w:r>
      </w:ins>
      <w:r w:rsidR="00505F06">
        <w:rPr>
          <w:sz w:val="20"/>
          <w:szCs w:val="20"/>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sidR="00E95219">
        <w:rPr>
          <w:sz w:val="20"/>
          <w:szCs w:val="20"/>
          <w:lang w:val="en-US"/>
        </w:rPr>
        <w:fldChar w:fldCharType="separate"/>
      </w:r>
      <w:r w:rsidR="00E95219" w:rsidRPr="00E95219">
        <w:rPr>
          <w:noProof/>
          <w:sz w:val="20"/>
          <w:szCs w:val="20"/>
          <w:lang w:val="en-US"/>
        </w:rPr>
        <w:t>(Picco et al. 2015)</w:t>
      </w:r>
      <w:ins w:id="175" w:author="Deepikaa Menon" w:date="2020-09-21T12:02:00Z">
        <w:r w:rsidR="00E95219">
          <w:rPr>
            <w:sz w:val="20"/>
            <w:szCs w:val="20"/>
            <w:lang w:val="en-US"/>
          </w:rPr>
          <w:fldChar w:fldCharType="end"/>
        </w:r>
      </w:ins>
      <w:ins w:id="176" w:author="Deepikaa Menon" w:date="2020-09-21T12:00:00Z">
        <w:r w:rsidR="00E95219" w:rsidRPr="005E1AF3">
          <w:rPr>
            <w:sz w:val="20"/>
            <w:szCs w:val="20"/>
            <w:lang w:val="en-US"/>
          </w:rPr>
          <w:t xml:space="preserve">, </w:t>
        </w:r>
      </w:ins>
      <w:ins w:id="177" w:author="Deepikaa Menon" w:date="2020-09-22T18:44:00Z">
        <w:r w:rsidR="007D45F3">
          <w:rPr>
            <w:sz w:val="20"/>
            <w:szCs w:val="20"/>
            <w:lang w:val="en-US"/>
          </w:rPr>
          <w:t xml:space="preserve">normalized </w:t>
        </w:r>
      </w:ins>
      <w:ins w:id="178" w:author="Deepikaa Menon" w:date="2020-09-21T12:02:00Z">
        <w:r w:rsidR="00E95219">
          <w:rPr>
            <w:sz w:val="20"/>
            <w:szCs w:val="20"/>
            <w:lang w:val="en-US"/>
          </w:rPr>
          <w:t xml:space="preserve">Abp1 and Rvs167 fluorescent </w:t>
        </w:r>
      </w:ins>
      <w:ins w:id="179" w:author="Deepikaa Menon" w:date="2020-09-21T12:00:00Z">
        <w:r w:rsidR="00E95219" w:rsidRPr="005E1AF3">
          <w:rPr>
            <w:sz w:val="20"/>
            <w:szCs w:val="20"/>
            <w:lang w:val="en-US"/>
          </w:rPr>
          <w:t xml:space="preserve"> </w:t>
        </w:r>
      </w:ins>
      <w:ins w:id="180" w:author="Deepikaa Menon" w:date="2020-09-21T12:02:00Z">
        <w:r w:rsidR="00E95219">
          <w:rPr>
            <w:sz w:val="20"/>
            <w:szCs w:val="20"/>
            <w:lang w:val="en-US"/>
          </w:rPr>
          <w:t>intensit</w:t>
        </w:r>
      </w:ins>
      <w:ins w:id="181" w:author="Deepikaa Menon" w:date="2020-09-21T12:11:00Z">
        <w:r w:rsidR="0008558D">
          <w:rPr>
            <w:sz w:val="20"/>
            <w:szCs w:val="20"/>
            <w:lang w:val="en-US"/>
          </w:rPr>
          <w:t>ies</w:t>
        </w:r>
      </w:ins>
      <w:ins w:id="182" w:author="Deepikaa Menon" w:date="2020-09-21T12:02:00Z">
        <w:r w:rsidR="00E95219">
          <w:rPr>
            <w:sz w:val="20"/>
            <w:szCs w:val="20"/>
            <w:lang w:val="en-US"/>
          </w:rPr>
          <w:t xml:space="preserve"> in WT</w:t>
        </w:r>
      </w:ins>
      <w:ins w:id="183" w:author="Deepikaa Menon" w:date="2020-09-21T12:00:00Z">
        <w:r w:rsidR="00E95219" w:rsidRPr="005E1AF3">
          <w:rPr>
            <w:sz w:val="20"/>
            <w:szCs w:val="20"/>
            <w:lang w:val="en-US"/>
          </w:rPr>
          <w:t xml:space="preserve"> cells</w:t>
        </w:r>
        <w:r w:rsidR="00E95219">
          <w:rPr>
            <w:sz w:val="20"/>
            <w:szCs w:val="20"/>
            <w:lang w:val="en-US"/>
          </w:rPr>
          <w:t xml:space="preserve"> </w:t>
        </w:r>
        <w:r w:rsidR="00E95219" w:rsidRPr="005E1AF3">
          <w:rPr>
            <w:sz w:val="20"/>
            <w:szCs w:val="20"/>
            <w:lang w:val="en-US"/>
          </w:rPr>
          <w:t>}</w:t>
        </w:r>
      </w:ins>
    </w:p>
    <w:p w14:paraId="42968B89" w14:textId="77777777" w:rsidR="005E1AF3" w:rsidRDefault="005E1AF3" w:rsidP="0049760B">
      <w:pPr>
        <w:rPr>
          <w:lang w:val="en-US"/>
        </w:rPr>
      </w:pPr>
    </w:p>
    <w:p w14:paraId="4D965AFA" w14:textId="6B8BD4CC" w:rsidR="007A3E89" w:rsidRDefault="007A3E89" w:rsidP="007A3E89">
      <w:pPr>
        <w:rPr>
          <w:ins w:id="184" w:author="Deepikaa Menon" w:date="2020-09-10T16:13:00Z"/>
          <w:lang w:val="en-US"/>
        </w:rPr>
      </w:pPr>
      <w:ins w:id="185" w:author="Deepikaa Menon" w:date="2020-09-10T16:13:00Z">
        <w:r>
          <w:rPr>
            <w:lang w:val="en-US"/>
          </w:rPr>
          <w:t>Supplement Fig.3</w:t>
        </w:r>
      </w:ins>
    </w:p>
    <w:p w14:paraId="2473D2F9" w14:textId="131282E8" w:rsidR="005E1AF3" w:rsidRDefault="00F437DE" w:rsidP="008F213F">
      <w:pPr>
        <w:jc w:val="center"/>
        <w:rPr>
          <w:lang w:val="en-US"/>
        </w:rPr>
      </w:pPr>
      <w:ins w:id="186" w:author="Deepikaa Menon" w:date="2020-09-22T17:59:00Z">
        <w:r>
          <w:rPr>
            <w:noProof/>
            <w:lang w:val="en-US"/>
          </w:rPr>
          <w:drawing>
            <wp:inline distT="0" distB="0" distL="0" distR="0" wp14:anchorId="4834ACA9" wp14:editId="74D619E2">
              <wp:extent cx="3681095" cy="198428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psdel_alignment2.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2769" cy="1990576"/>
                      </a:xfrm>
                      <a:prstGeom prst="rect">
                        <a:avLst/>
                      </a:prstGeom>
                    </pic:spPr>
                  </pic:pic>
                </a:graphicData>
              </a:graphic>
            </wp:inline>
          </w:drawing>
        </w:r>
      </w:ins>
    </w:p>
    <w:p w14:paraId="53CAAA87" w14:textId="1A2B9F00" w:rsidR="00F437DE" w:rsidRDefault="00E3591B" w:rsidP="00E3591B">
      <w:pPr>
        <w:rPr>
          <w:ins w:id="187" w:author="Deepikaa Menon" w:date="2020-09-22T18:00:00Z"/>
          <w:sz w:val="20"/>
          <w:szCs w:val="20"/>
          <w:lang w:val="en-US"/>
        </w:rPr>
      </w:pPr>
      <w:r w:rsidRPr="005E1AF3">
        <w:rPr>
          <w:sz w:val="20"/>
          <w:szCs w:val="20"/>
          <w:lang w:val="en-US"/>
        </w:rPr>
        <w:lastRenderedPageBreak/>
        <w:t>﻿ ﻿\caption{</w:t>
      </w:r>
      <w:r>
        <w:rPr>
          <w:sz w:val="20"/>
          <w:szCs w:val="20"/>
          <w:lang w:val="en-US"/>
        </w:rPr>
        <w:t xml:space="preserve"> Sla1 centroid aligned so that time=0(s) </w:t>
      </w:r>
      <w:ins w:id="188" w:author="Deepikaa Menon" w:date="2020-09-23T14:22:00Z">
        <w:r w:rsidR="006A7296">
          <w:rPr>
            <w:sz w:val="20"/>
            <w:szCs w:val="20"/>
            <w:lang w:val="en-US"/>
          </w:rPr>
          <w:t>is the maxim</w:t>
        </w:r>
      </w:ins>
      <w:ins w:id="189" w:author="Deepikaa Menon" w:date="2020-09-23T14:24:00Z">
        <w:r w:rsidR="009C7690">
          <w:rPr>
            <w:sz w:val="20"/>
            <w:szCs w:val="20"/>
            <w:lang w:val="en-US"/>
          </w:rPr>
          <w:t>um</w:t>
        </w:r>
      </w:ins>
      <w:ins w:id="190" w:author="Deepikaa Menon" w:date="2020-09-23T14:22:00Z">
        <w:r w:rsidR="006A7296">
          <w:rPr>
            <w:sz w:val="20"/>
            <w:szCs w:val="20"/>
            <w:lang w:val="en-US"/>
          </w:rPr>
          <w:t xml:space="preserve"> of Abp1 fluorescent intensity in</w:t>
        </w:r>
        <w:r w:rsidR="006A7296" w:rsidRPr="005E1AF3">
          <w:rPr>
            <w:sz w:val="20"/>
            <w:szCs w:val="20"/>
            <w:lang w:val="en-US"/>
          </w:rPr>
          <w:t>\</w:t>
        </w:r>
        <w:proofErr w:type="spellStart"/>
        <w:r w:rsidR="006A7296" w:rsidRPr="005E1AF3">
          <w:rPr>
            <w:sz w:val="20"/>
            <w:szCs w:val="20"/>
            <w:lang w:val="en-US"/>
          </w:rPr>
          <w:t>textit</w:t>
        </w:r>
        <w:proofErr w:type="spellEnd"/>
        <w:r w:rsidR="006A7296" w:rsidRPr="005E1AF3">
          <w:rPr>
            <w:sz w:val="20"/>
            <w:szCs w:val="20"/>
            <w:lang w:val="en-US"/>
          </w:rPr>
          <w:t>{vps1$\Delta$} cells</w:t>
        </w:r>
        <w:r w:rsidR="006A7296">
          <w:rPr>
            <w:sz w:val="20"/>
            <w:szCs w:val="20"/>
            <w:lang w:val="en-US"/>
          </w:rPr>
          <w:t xml:space="preserve"> </w:t>
        </w:r>
      </w:ins>
      <w:r>
        <w:rPr>
          <w:sz w:val="20"/>
          <w:szCs w:val="20"/>
          <w:lang w:val="en-US"/>
        </w:rPr>
        <w:t xml:space="preserve"> </w:t>
      </w:r>
      <w:r>
        <w:rPr>
          <w:sz w:val="20"/>
          <w:szCs w:val="20"/>
          <w:lang w:val="en-US"/>
        </w:rPr>
        <w:fldChar w:fldCharType="begin" w:fldLock="1"/>
      </w:r>
      <w:r w:rsidR="00505F06">
        <w:rPr>
          <w:sz w:val="20"/>
          <w:szCs w:val="20"/>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Pr>
          <w:sz w:val="20"/>
          <w:szCs w:val="20"/>
          <w:lang w:val="en-US"/>
        </w:rPr>
        <w:fldChar w:fldCharType="separate"/>
      </w:r>
      <w:r w:rsidRPr="00E95219">
        <w:rPr>
          <w:noProof/>
          <w:sz w:val="20"/>
          <w:szCs w:val="20"/>
          <w:lang w:val="en-US"/>
        </w:rPr>
        <w:t>(Picco et al. 2015)</w:t>
      </w:r>
      <w:r>
        <w:rPr>
          <w:sz w:val="20"/>
          <w:szCs w:val="20"/>
          <w:lang w:val="en-US"/>
        </w:rPr>
        <w:fldChar w:fldCharType="end"/>
      </w:r>
      <w:r w:rsidRPr="005E1AF3">
        <w:rPr>
          <w:sz w:val="20"/>
          <w:szCs w:val="20"/>
          <w:lang w:val="en-US"/>
        </w:rPr>
        <w:t xml:space="preserve">, </w:t>
      </w:r>
      <w:ins w:id="191" w:author="Deepikaa Menon" w:date="2020-09-22T18:44:00Z">
        <w:r w:rsidR="00561CB9">
          <w:rPr>
            <w:sz w:val="20"/>
            <w:szCs w:val="20"/>
            <w:lang w:val="en-US"/>
          </w:rPr>
          <w:t xml:space="preserve">normalized </w:t>
        </w:r>
      </w:ins>
      <w:r>
        <w:rPr>
          <w:sz w:val="20"/>
          <w:szCs w:val="20"/>
          <w:lang w:val="en-US"/>
        </w:rPr>
        <w:t xml:space="preserve">Abp1 and Rvs167 fluorescent </w:t>
      </w:r>
      <w:r w:rsidRPr="005E1AF3">
        <w:rPr>
          <w:sz w:val="20"/>
          <w:szCs w:val="20"/>
          <w:lang w:val="en-US"/>
        </w:rPr>
        <w:t xml:space="preserve"> </w:t>
      </w:r>
      <w:r>
        <w:rPr>
          <w:sz w:val="20"/>
          <w:szCs w:val="20"/>
          <w:lang w:val="en-US"/>
        </w:rPr>
        <w:t>intensit</w:t>
      </w:r>
      <w:r w:rsidR="006F5E44">
        <w:rPr>
          <w:sz w:val="20"/>
          <w:szCs w:val="20"/>
          <w:lang w:val="en-US"/>
        </w:rPr>
        <w:t xml:space="preserve">ies </w:t>
      </w:r>
      <w:r>
        <w:rPr>
          <w:sz w:val="20"/>
          <w:szCs w:val="20"/>
          <w:lang w:val="en-US"/>
        </w:rPr>
        <w:t xml:space="preserve">in </w:t>
      </w:r>
      <w:r w:rsidRPr="005E1AF3">
        <w:rPr>
          <w:sz w:val="20"/>
          <w:szCs w:val="20"/>
          <w:lang w:val="en-US"/>
        </w:rPr>
        <w:t>\</w:t>
      </w:r>
      <w:proofErr w:type="spellStart"/>
      <w:r w:rsidRPr="005E1AF3">
        <w:rPr>
          <w:sz w:val="20"/>
          <w:szCs w:val="20"/>
          <w:lang w:val="en-US"/>
        </w:rPr>
        <w:t>textit</w:t>
      </w:r>
      <w:proofErr w:type="spellEnd"/>
      <w:r w:rsidRPr="005E1AF3">
        <w:rPr>
          <w:sz w:val="20"/>
          <w:szCs w:val="20"/>
          <w:lang w:val="en-US"/>
        </w:rPr>
        <w:t>{vps1$\Delta$} cells</w:t>
      </w:r>
      <w:r>
        <w:rPr>
          <w:sz w:val="20"/>
          <w:szCs w:val="20"/>
          <w:lang w:val="en-US"/>
        </w:rPr>
        <w:t xml:space="preserve"> </w:t>
      </w:r>
      <w:r w:rsidRPr="005E1AF3">
        <w:rPr>
          <w:sz w:val="20"/>
          <w:szCs w:val="20"/>
          <w:lang w:val="en-US"/>
        </w:rPr>
        <w:t>}</w:t>
      </w:r>
    </w:p>
    <w:p w14:paraId="1A117A55" w14:textId="1E333533" w:rsidR="00F437DE" w:rsidRDefault="00F437DE" w:rsidP="00F437DE">
      <w:pPr>
        <w:rPr>
          <w:ins w:id="192" w:author="Deepikaa Menon" w:date="2020-09-22T18:00:00Z"/>
          <w:lang w:val="en-US"/>
        </w:rPr>
      </w:pPr>
      <w:ins w:id="193" w:author="Deepikaa Menon" w:date="2020-09-22T18:00:00Z">
        <w:r>
          <w:rPr>
            <w:lang w:val="en-US"/>
          </w:rPr>
          <w:t>Supplement Fig.4</w:t>
        </w:r>
      </w:ins>
    </w:p>
    <w:p w14:paraId="22C5FFFF" w14:textId="426ACEB6" w:rsidR="00F437DE" w:rsidRDefault="004469A6" w:rsidP="008F213F">
      <w:pPr>
        <w:jc w:val="center"/>
        <w:rPr>
          <w:ins w:id="194" w:author="Deepikaa Menon" w:date="2020-09-22T18:00:00Z"/>
          <w:sz w:val="20"/>
          <w:szCs w:val="20"/>
          <w:lang w:val="en-US"/>
        </w:rPr>
      </w:pPr>
      <w:ins w:id="195" w:author="Deepikaa Menon" w:date="2020-09-22T18:36:00Z">
        <w:r>
          <w:rPr>
            <w:noProof/>
            <w:sz w:val="20"/>
            <w:szCs w:val="20"/>
            <w:lang w:val="en-US"/>
          </w:rPr>
          <w:drawing>
            <wp:inline distT="0" distB="0" distL="0" distR="0" wp14:anchorId="1688F97B" wp14:editId="75F6ECD6">
              <wp:extent cx="3728202" cy="190563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vsdel_alignment.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54871" cy="1919267"/>
                      </a:xfrm>
                      <a:prstGeom prst="rect">
                        <a:avLst/>
                      </a:prstGeom>
                    </pic:spPr>
                  </pic:pic>
                </a:graphicData>
              </a:graphic>
            </wp:inline>
          </w:drawing>
        </w:r>
      </w:ins>
    </w:p>
    <w:p w14:paraId="46CAE5CB" w14:textId="4D98B88E" w:rsidR="00F437DE" w:rsidRDefault="00F437DE" w:rsidP="008F213F">
      <w:pPr>
        <w:jc w:val="center"/>
        <w:rPr>
          <w:ins w:id="196" w:author="Deepikaa Menon" w:date="2020-09-22T18:00:00Z"/>
          <w:sz w:val="20"/>
          <w:szCs w:val="20"/>
          <w:lang w:val="en-US"/>
        </w:rPr>
      </w:pPr>
    </w:p>
    <w:p w14:paraId="2241611D" w14:textId="715D432A" w:rsidR="00F437DE" w:rsidRDefault="00346D84" w:rsidP="00E3591B">
      <w:pPr>
        <w:rPr>
          <w:ins w:id="197" w:author="Deepikaa Menon" w:date="2020-09-22T18:00:00Z"/>
          <w:sz w:val="20"/>
          <w:szCs w:val="20"/>
          <w:lang w:val="en-US"/>
        </w:rPr>
      </w:pPr>
      <w:ins w:id="198" w:author="Deepikaa Menon" w:date="2020-09-22T18:01:00Z">
        <w:r w:rsidRPr="005E1AF3">
          <w:rPr>
            <w:sz w:val="20"/>
            <w:szCs w:val="20"/>
            <w:lang w:val="en-US"/>
          </w:rPr>
          <w:t>﻿ ﻿\caption{</w:t>
        </w:r>
        <w:r>
          <w:rPr>
            <w:sz w:val="20"/>
            <w:szCs w:val="20"/>
            <w:lang w:val="en-US"/>
          </w:rPr>
          <w:t xml:space="preserve"> Sla1 centroid aligned so that time=0(s</w:t>
        </w:r>
      </w:ins>
      <w:ins w:id="199" w:author="Deepikaa Menon" w:date="2020-09-23T14:21:00Z">
        <w:r w:rsidR="00D25CBB">
          <w:rPr>
            <w:sz w:val="20"/>
            <w:szCs w:val="20"/>
            <w:lang w:val="en-US"/>
          </w:rPr>
          <w:t>) is the maxim</w:t>
        </w:r>
      </w:ins>
      <w:ins w:id="200" w:author="Deepikaa Menon" w:date="2020-09-23T14:24:00Z">
        <w:r w:rsidR="009C7690">
          <w:rPr>
            <w:sz w:val="20"/>
            <w:szCs w:val="20"/>
            <w:lang w:val="en-US"/>
          </w:rPr>
          <w:t>um</w:t>
        </w:r>
      </w:ins>
      <w:ins w:id="201" w:author="Deepikaa Menon" w:date="2020-09-23T14:21:00Z">
        <w:r w:rsidR="00D25CBB">
          <w:rPr>
            <w:sz w:val="20"/>
            <w:szCs w:val="20"/>
            <w:lang w:val="en-US"/>
          </w:rPr>
          <w:t xml:space="preserve"> of Abp1 fluorescent intensity</w:t>
        </w:r>
        <w:r w:rsidR="00861AE1">
          <w:rPr>
            <w:sz w:val="20"/>
            <w:szCs w:val="20"/>
            <w:lang w:val="en-US"/>
          </w:rPr>
          <w:t xml:space="preserve"> in </w:t>
        </w:r>
        <w:r w:rsidR="00861AE1" w:rsidRPr="005E1AF3">
          <w:rPr>
            <w:sz w:val="20"/>
            <w:szCs w:val="20"/>
            <w:lang w:val="en-US"/>
          </w:rPr>
          <w:t>\</w:t>
        </w:r>
        <w:proofErr w:type="spellStart"/>
        <w:r w:rsidR="00861AE1" w:rsidRPr="005E1AF3">
          <w:rPr>
            <w:sz w:val="20"/>
            <w:szCs w:val="20"/>
            <w:lang w:val="en-US"/>
          </w:rPr>
          <w:t>textit</w:t>
        </w:r>
        <w:proofErr w:type="spellEnd"/>
        <w:r w:rsidR="00861AE1" w:rsidRPr="005E1AF3">
          <w:rPr>
            <w:sz w:val="20"/>
            <w:szCs w:val="20"/>
            <w:lang w:val="en-US"/>
          </w:rPr>
          <w:t>{</w:t>
        </w:r>
        <w:r w:rsidR="00861AE1">
          <w:rPr>
            <w:sz w:val="20"/>
            <w:szCs w:val="20"/>
            <w:lang w:val="en-US"/>
          </w:rPr>
          <w:t>rvs167</w:t>
        </w:r>
        <w:r w:rsidR="00861AE1" w:rsidRPr="005E1AF3">
          <w:rPr>
            <w:sz w:val="20"/>
            <w:szCs w:val="20"/>
            <w:lang w:val="en-US"/>
          </w:rPr>
          <w:t>$\Delta$}</w:t>
        </w:r>
        <w:r w:rsidR="00861AE1">
          <w:rPr>
            <w:sz w:val="20"/>
            <w:szCs w:val="20"/>
            <w:lang w:val="en-US"/>
          </w:rPr>
          <w:t xml:space="preserve"> </w:t>
        </w:r>
        <w:r w:rsidR="00861AE1" w:rsidRPr="005E1AF3">
          <w:rPr>
            <w:sz w:val="20"/>
            <w:szCs w:val="20"/>
            <w:lang w:val="en-US"/>
          </w:rPr>
          <w:t>cells</w:t>
        </w:r>
        <w:r w:rsidR="00861AE1" w:rsidRPr="00861AE1">
          <w:rPr>
            <w:sz w:val="20"/>
            <w:szCs w:val="20"/>
            <w:lang w:val="en-US"/>
          </w:rPr>
          <w:t xml:space="preserve"> </w:t>
        </w:r>
      </w:ins>
      <w:r w:rsidR="00861AE1" w:rsidRPr="006A7296">
        <w:rPr>
          <w:sz w:val="20"/>
          <w:szCs w:val="20"/>
          <w:lang w:val="en-US"/>
        </w:rPr>
        <w:fldChar w:fldCharType="begin" w:fldLock="1"/>
      </w:r>
      <w:r w:rsidR="00861AE1" w:rsidRPr="009C7690">
        <w:rPr>
          <w:sz w:val="20"/>
          <w:szCs w:val="20"/>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sidR="00861AE1" w:rsidRPr="006A7296">
        <w:rPr>
          <w:sz w:val="20"/>
          <w:szCs w:val="20"/>
          <w:lang w:val="en-US"/>
        </w:rPr>
        <w:fldChar w:fldCharType="separate"/>
      </w:r>
      <w:ins w:id="202" w:author="Deepikaa Menon" w:date="2020-09-23T14:21:00Z">
        <w:r w:rsidR="00861AE1" w:rsidRPr="009C7690">
          <w:rPr>
            <w:noProof/>
            <w:sz w:val="20"/>
            <w:szCs w:val="20"/>
            <w:lang w:val="en-US"/>
          </w:rPr>
          <w:t>(Picco et al. 2015)</w:t>
        </w:r>
        <w:r w:rsidR="00861AE1" w:rsidRPr="006A7296">
          <w:rPr>
            <w:sz w:val="20"/>
            <w:szCs w:val="20"/>
            <w:lang w:val="en-US"/>
          </w:rPr>
          <w:fldChar w:fldCharType="end"/>
        </w:r>
      </w:ins>
      <w:ins w:id="203" w:author="Deepikaa Menon" w:date="2020-09-22T18:01:00Z">
        <w:r w:rsidRPr="005E1AF3">
          <w:rPr>
            <w:sz w:val="20"/>
            <w:szCs w:val="20"/>
            <w:lang w:val="en-US"/>
          </w:rPr>
          <w:t>,</w:t>
        </w:r>
      </w:ins>
      <w:ins w:id="204" w:author="Deepikaa Menon" w:date="2020-09-22T18:44:00Z">
        <w:r w:rsidR="005D72D9">
          <w:rPr>
            <w:sz w:val="20"/>
            <w:szCs w:val="20"/>
            <w:lang w:val="en-US"/>
          </w:rPr>
          <w:t xml:space="preserve"> normalized</w:t>
        </w:r>
      </w:ins>
      <w:ins w:id="205" w:author="Deepikaa Menon" w:date="2020-09-22T18:01:00Z">
        <w:r w:rsidRPr="005E1AF3">
          <w:rPr>
            <w:sz w:val="20"/>
            <w:szCs w:val="20"/>
            <w:lang w:val="en-US"/>
          </w:rPr>
          <w:t xml:space="preserve"> </w:t>
        </w:r>
        <w:r>
          <w:rPr>
            <w:sz w:val="20"/>
            <w:szCs w:val="20"/>
            <w:lang w:val="en-US"/>
          </w:rPr>
          <w:t xml:space="preserve">Abp1 fluorescent </w:t>
        </w:r>
        <w:r w:rsidRPr="005E1AF3">
          <w:rPr>
            <w:sz w:val="20"/>
            <w:szCs w:val="20"/>
            <w:lang w:val="en-US"/>
          </w:rPr>
          <w:t xml:space="preserve"> </w:t>
        </w:r>
        <w:r>
          <w:rPr>
            <w:sz w:val="20"/>
            <w:szCs w:val="20"/>
            <w:lang w:val="en-US"/>
          </w:rPr>
          <w:t>intensit</w:t>
        </w:r>
      </w:ins>
      <w:ins w:id="206" w:author="Deepikaa Menon" w:date="2020-09-22T18:36:00Z">
        <w:r w:rsidR="00985A6C">
          <w:rPr>
            <w:sz w:val="20"/>
            <w:szCs w:val="20"/>
            <w:lang w:val="en-US"/>
          </w:rPr>
          <w:t>y</w:t>
        </w:r>
      </w:ins>
      <w:ins w:id="207" w:author="Deepikaa Menon" w:date="2020-09-22T18:01:00Z">
        <w:r>
          <w:rPr>
            <w:sz w:val="20"/>
            <w:szCs w:val="20"/>
            <w:lang w:val="en-US"/>
          </w:rPr>
          <w:t xml:space="preserve"> in </w:t>
        </w:r>
        <w:r w:rsidRPr="005E1AF3">
          <w:rPr>
            <w:sz w:val="20"/>
            <w:szCs w:val="20"/>
            <w:lang w:val="en-US"/>
          </w:rPr>
          <w:t>\</w:t>
        </w:r>
        <w:proofErr w:type="spellStart"/>
        <w:r w:rsidRPr="005E1AF3">
          <w:rPr>
            <w:sz w:val="20"/>
            <w:szCs w:val="20"/>
            <w:lang w:val="en-US"/>
          </w:rPr>
          <w:t>textit</w:t>
        </w:r>
        <w:proofErr w:type="spellEnd"/>
        <w:r w:rsidRPr="005E1AF3">
          <w:rPr>
            <w:sz w:val="20"/>
            <w:szCs w:val="20"/>
            <w:lang w:val="en-US"/>
          </w:rPr>
          <w:t>{</w:t>
        </w:r>
        <w:r>
          <w:rPr>
            <w:sz w:val="20"/>
            <w:szCs w:val="20"/>
            <w:lang w:val="en-US"/>
          </w:rPr>
          <w:t>rvs167</w:t>
        </w:r>
        <w:r w:rsidRPr="005E1AF3">
          <w:rPr>
            <w:sz w:val="20"/>
            <w:szCs w:val="20"/>
            <w:lang w:val="en-US"/>
          </w:rPr>
          <w:t>$\Delta$}</w:t>
        </w:r>
        <w:r>
          <w:rPr>
            <w:sz w:val="20"/>
            <w:szCs w:val="20"/>
            <w:lang w:val="en-US"/>
          </w:rPr>
          <w:t xml:space="preserve"> </w:t>
        </w:r>
        <w:r w:rsidRPr="005E1AF3">
          <w:rPr>
            <w:sz w:val="20"/>
            <w:szCs w:val="20"/>
            <w:lang w:val="en-US"/>
          </w:rPr>
          <w:t>cells</w:t>
        </w:r>
        <w:r>
          <w:rPr>
            <w:sz w:val="20"/>
            <w:szCs w:val="20"/>
            <w:lang w:val="en-US"/>
          </w:rPr>
          <w:t xml:space="preserve"> </w:t>
        </w:r>
        <w:r w:rsidRPr="005E1AF3">
          <w:rPr>
            <w:sz w:val="20"/>
            <w:szCs w:val="20"/>
            <w:lang w:val="en-US"/>
          </w:rPr>
          <w:t>}</w:t>
        </w:r>
      </w:ins>
    </w:p>
    <w:p w14:paraId="03AAAABA" w14:textId="45645CFD" w:rsidR="00F437DE" w:rsidRDefault="00F437DE" w:rsidP="00E3591B">
      <w:pPr>
        <w:rPr>
          <w:ins w:id="208" w:author="Deepikaa Menon" w:date="2020-09-22T18:00:00Z"/>
          <w:sz w:val="20"/>
          <w:szCs w:val="20"/>
          <w:lang w:val="en-US"/>
        </w:rPr>
      </w:pPr>
    </w:p>
    <w:p w14:paraId="36503153" w14:textId="77777777" w:rsidR="00F437DE" w:rsidRDefault="00F437DE" w:rsidP="00E3591B">
      <w:pPr>
        <w:rPr>
          <w:ins w:id="209" w:author="Deepikaa Menon" w:date="2020-09-22T18:00:00Z"/>
          <w:lang w:val="en-US"/>
        </w:rPr>
      </w:pPr>
    </w:p>
    <w:p w14:paraId="530A4E0F" w14:textId="77777777" w:rsidR="00B000C3" w:rsidRPr="005E1AF3" w:rsidRDefault="00B000C3" w:rsidP="009E1686">
      <w:pPr>
        <w:rPr>
          <w:ins w:id="210" w:author="Deepikaa Menon" w:date="2020-09-21T13:05:00Z"/>
          <w:b/>
          <w:bCs/>
          <w:lang w:val="en-US"/>
        </w:rPr>
      </w:pPr>
    </w:p>
    <w:p w14:paraId="362FFD6E" w14:textId="77777777" w:rsidR="009E1686" w:rsidRPr="005E1AF3" w:rsidRDefault="009E1686" w:rsidP="009E1686">
      <w:pPr>
        <w:rPr>
          <w:b/>
          <w:bCs/>
          <w:lang w:val="en-US"/>
        </w:rPr>
      </w:pPr>
      <w:r w:rsidRPr="005E1AF3">
        <w:rPr>
          <w:lang w:val="en-US"/>
        </w:rPr>
        <w:t>\subsection{</w:t>
      </w:r>
      <w:proofErr w:type="spellStart"/>
      <w:r w:rsidRPr="005E1AF3">
        <w:rPr>
          <w:b/>
          <w:bCs/>
          <w:lang w:val="en-US"/>
        </w:rPr>
        <w:t>Synaptojanins</w:t>
      </w:r>
      <w:proofErr w:type="spellEnd"/>
      <w:r w:rsidRPr="005E1AF3">
        <w:rPr>
          <w:b/>
          <w:bCs/>
          <w:lang w:val="en-US"/>
        </w:rPr>
        <w:t xml:space="preserve"> likely influence vesicle uncoating, but not scission dynamics.}</w:t>
      </w:r>
    </w:p>
    <w:p w14:paraId="6A1A32BC" w14:textId="77777777" w:rsidR="009E1686" w:rsidRPr="005E1AF3" w:rsidRDefault="009E1686" w:rsidP="009E1686">
      <w:pPr>
        <w:rPr>
          <w:b/>
          <w:bCs/>
          <w:lang w:val="en-US"/>
        </w:rPr>
      </w:pPr>
    </w:p>
    <w:p w14:paraId="0A1944F8" w14:textId="6E96A7ED" w:rsidR="005E1AF3" w:rsidRDefault="005E1AF3" w:rsidP="005E1AF3">
      <w:pPr>
        <w:rPr>
          <w:lang w:val="en-US"/>
        </w:rPr>
      </w:pPr>
      <w:r w:rsidRPr="005E1AF3">
        <w:rPr>
          <w:lang w:val="en-US"/>
        </w:rPr>
        <w:t>﻿</w:t>
      </w:r>
      <w:ins w:id="211" w:author="Deepikaa Menon" w:date="2020-08-21T17:46:00Z">
        <w:r w:rsidR="007D20E1">
          <w:rPr>
            <w:lang w:val="en-US"/>
          </w:rPr>
          <w:t xml:space="preserve">As Vps1 </w:t>
        </w:r>
      </w:ins>
      <w:ins w:id="212" w:author="Deepikaa Menon" w:date="2020-09-21T13:01:00Z">
        <w:r w:rsidR="005D310B">
          <w:rPr>
            <w:lang w:val="en-US"/>
          </w:rPr>
          <w:t xml:space="preserve">did not </w:t>
        </w:r>
      </w:ins>
      <w:ins w:id="213" w:author="Deepikaa Menon" w:date="2020-08-21T17:46:00Z">
        <w:r w:rsidR="007D20E1">
          <w:rPr>
            <w:lang w:val="en-US"/>
          </w:rPr>
          <w:t xml:space="preserve">appear to </w:t>
        </w:r>
      </w:ins>
      <w:ins w:id="214" w:author="Deepikaa Menon" w:date="2020-08-21T18:00:00Z">
        <w:r w:rsidR="00521DF9">
          <w:rPr>
            <w:lang w:val="en-US"/>
          </w:rPr>
          <w:t xml:space="preserve">influence </w:t>
        </w:r>
      </w:ins>
      <w:ins w:id="215" w:author="Deepikaa Menon" w:date="2020-09-21T12:58:00Z">
        <w:r w:rsidR="000C2957">
          <w:rPr>
            <w:lang w:val="en-US"/>
          </w:rPr>
          <w:t>membrane scission</w:t>
        </w:r>
      </w:ins>
      <w:ins w:id="216" w:author="Deepikaa Menon" w:date="2020-08-21T17:46:00Z">
        <w:r w:rsidR="007D20E1">
          <w:rPr>
            <w:lang w:val="en-US"/>
          </w:rPr>
          <w:t xml:space="preserve">, we </w:t>
        </w:r>
      </w:ins>
      <w:ins w:id="217" w:author="Deepikaa Menon" w:date="2020-08-21T18:01:00Z">
        <w:r w:rsidR="005F4F2C">
          <w:rPr>
            <w:lang w:val="en-US"/>
          </w:rPr>
          <w:t xml:space="preserve">proceeded to test </w:t>
        </w:r>
      </w:ins>
      <w:ins w:id="218" w:author="Deepikaa Menon" w:date="2020-08-21T19:04:00Z">
        <w:r w:rsidR="00467C0D">
          <w:rPr>
            <w:lang w:val="en-US"/>
          </w:rPr>
          <w:t>an</w:t>
        </w:r>
      </w:ins>
      <w:ins w:id="219" w:author="Deepikaa Menon" w:date="2020-08-21T18:01:00Z">
        <w:r w:rsidR="005F4F2C">
          <w:rPr>
            <w:lang w:val="en-US"/>
          </w:rPr>
          <w:t xml:space="preserve">other scission </w:t>
        </w:r>
      </w:ins>
      <w:ins w:id="220" w:author="Deepikaa Menon" w:date="2020-08-21T17:46:00Z">
        <w:r w:rsidR="007D20E1">
          <w:rPr>
            <w:lang w:val="en-US"/>
          </w:rPr>
          <w:t xml:space="preserve">model. </w:t>
        </w:r>
      </w:ins>
      <w:ins w:id="221" w:author="Deepikaa Menon" w:date="2020-08-21T15:22:00Z">
        <w:r w:rsidR="0021012B">
          <w:rPr>
            <w:lang w:val="en-US"/>
          </w:rPr>
          <w:t xml:space="preserve">The lipid hydrolysis model proposes that deletion of yeast </w:t>
        </w:r>
        <w:proofErr w:type="spellStart"/>
        <w:r w:rsidR="0021012B">
          <w:rPr>
            <w:lang w:val="en-US"/>
          </w:rPr>
          <w:t>synaptojanins</w:t>
        </w:r>
        <w:proofErr w:type="spellEnd"/>
        <w:r w:rsidR="0021012B">
          <w:rPr>
            <w:lang w:val="en-US"/>
          </w:rPr>
          <w:t xml:space="preserve"> would inhibit </w:t>
        </w:r>
      </w:ins>
      <w:ins w:id="222" w:author="Deepikaa Menon" w:date="2020-08-21T15:23:00Z">
        <w:r w:rsidR="0021012B">
          <w:rPr>
            <w:lang w:val="en-US"/>
          </w:rPr>
          <w:t>scission and therefore result in</w:t>
        </w:r>
      </w:ins>
      <w:ins w:id="223" w:author="Deepikaa Menon" w:date="2020-08-21T15:25:00Z">
        <w:r w:rsidR="003C1C07">
          <w:rPr>
            <w:lang w:val="en-US"/>
          </w:rPr>
          <w:t xml:space="preserve"> longer invaginations</w:t>
        </w:r>
      </w:ins>
      <w:ins w:id="224" w:author="Deepikaa Menon" w:date="2020-08-21T15:27:00Z">
        <w:r w:rsidR="00B30416">
          <w:rPr>
            <w:lang w:val="en-US"/>
          </w:rPr>
          <w:t xml:space="preserve"> </w:t>
        </w:r>
        <w:r w:rsidR="00B30416">
          <w:rPr>
            <w:lang w:val="en-US"/>
          </w:rPr>
          <w:fldChar w:fldCharType="begin" w:fldLock="1"/>
        </w:r>
      </w:ins>
      <w:r w:rsidR="001359C6">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B30416">
        <w:rPr>
          <w:lang w:val="en-US"/>
        </w:rPr>
        <w:fldChar w:fldCharType="separate"/>
      </w:r>
      <w:r w:rsidR="00B30416" w:rsidRPr="00B30416">
        <w:rPr>
          <w:noProof/>
          <w:lang w:val="en-US"/>
        </w:rPr>
        <w:t>(Liu et al. 2009)</w:t>
      </w:r>
      <w:ins w:id="225" w:author="Deepikaa Menon" w:date="2020-08-21T15:27:00Z">
        <w:r w:rsidR="00B30416">
          <w:rPr>
            <w:lang w:val="en-US"/>
          </w:rPr>
          <w:fldChar w:fldCharType="end"/>
        </w:r>
      </w:ins>
      <w:ins w:id="226" w:author="Deepikaa Menon" w:date="2020-08-21T15:26:00Z">
        <w:r w:rsidR="003C1C07">
          <w:rPr>
            <w:lang w:val="en-US"/>
          </w:rPr>
          <w:t>.</w:t>
        </w:r>
      </w:ins>
      <w:ins w:id="227" w:author="Deepikaa Menon" w:date="2020-08-21T15:22:00Z">
        <w:r w:rsidR="0021012B">
          <w:rPr>
            <w:lang w:val="en-US"/>
          </w:rPr>
          <w:t xml:space="preserve">  </w:t>
        </w:r>
      </w:ins>
      <w:commentRangeStart w:id="228"/>
      <w:r w:rsidRPr="005E1AF3">
        <w:rPr>
          <w:lang w:val="en-US"/>
        </w:rPr>
        <w:t>T</w:t>
      </w:r>
      <w:commentRangeEnd w:id="228"/>
      <w:r w:rsidR="00857359">
        <w:rPr>
          <w:rStyle w:val="CommentReference"/>
        </w:rPr>
        <w:commentReference w:id="228"/>
      </w:r>
      <w:r w:rsidRPr="005E1AF3">
        <w:rPr>
          <w:lang w:val="en-US"/>
        </w:rPr>
        <w:t xml:space="preserve">hree </w:t>
      </w:r>
      <w:proofErr w:type="spellStart"/>
      <w:r w:rsidRPr="005E1AF3">
        <w:rPr>
          <w:lang w:val="en-US"/>
        </w:rPr>
        <w:t>Synaptojanin</w:t>
      </w:r>
      <w:proofErr w:type="spellEnd"/>
      <w:r w:rsidRPr="005E1AF3">
        <w:rPr>
          <w:lang w:val="en-US"/>
        </w:rPr>
        <w:t xml:space="preserve">-like proteins have been identified in </w:t>
      </w:r>
      <w:ins w:id="229" w:author="Deepikaa Menon" w:date="2020-08-25T16:48:00Z">
        <w:r w:rsidR="008A1B5A" w:rsidRPr="007D22B2">
          <w:rPr>
            <w:i/>
            <w:iCs/>
            <w:lang w:val="en-US"/>
          </w:rPr>
          <w:t>S.</w:t>
        </w:r>
        <w:r w:rsidR="00F73176" w:rsidRPr="007D22B2">
          <w:rPr>
            <w:i/>
            <w:iCs/>
            <w:lang w:val="en-US"/>
          </w:rPr>
          <w:t xml:space="preserve"> cerevisiae</w:t>
        </w:r>
      </w:ins>
      <w:r w:rsidRPr="005E1AF3">
        <w:rPr>
          <w:lang w:val="en-US"/>
        </w:rPr>
        <w:t>: Inp51, Inp52, and Inp53. Inp51-eGFP exhibits a diffuse cytoplasmic signal</w:t>
      </w:r>
      <w:r w:rsidRPr="008F213F">
        <w:rPr>
          <w:color w:val="FFC000"/>
          <w:lang w:val="en-US"/>
        </w:rPr>
        <w:t xml:space="preserve">, Inp52-eGFP localizes to cortical patches that are endocytic sites </w:t>
      </w:r>
      <w:commentRangeStart w:id="230"/>
      <w:r w:rsidRPr="008F213F">
        <w:rPr>
          <w:color w:val="FFC000"/>
          <w:lang w:val="en-US"/>
        </w:rPr>
        <w:t>(</w:t>
      </w:r>
      <w:ins w:id="231" w:author="Deepikaa Menon" w:date="2020-08-21T15:19:00Z">
        <w:r w:rsidR="00DA4C5A" w:rsidRPr="008F213F">
          <w:rPr>
            <w:color w:val="FFC000"/>
            <w:lang w:val="en-US"/>
          </w:rPr>
          <w:t>Fig2</w:t>
        </w:r>
      </w:ins>
      <w:ins w:id="232" w:author="Deepikaa Menon" w:date="2020-08-21T15:32:00Z">
        <w:r w:rsidR="0071505D" w:rsidRPr="008F213F">
          <w:rPr>
            <w:color w:val="FFC000"/>
            <w:lang w:val="en-US"/>
          </w:rPr>
          <w:t>A</w:t>
        </w:r>
      </w:ins>
      <w:ins w:id="233" w:author="Deepikaa Menon" w:date="2020-08-21T15:19:00Z">
        <w:r w:rsidR="00DA4C5A" w:rsidRPr="008F213F">
          <w:rPr>
            <w:color w:val="FFC000"/>
            <w:lang w:val="en-US"/>
          </w:rPr>
          <w:t xml:space="preserve">, </w:t>
        </w:r>
      </w:ins>
      <w:r w:rsidRPr="008F213F">
        <w:rPr>
          <w:color w:val="FFC000"/>
          <w:lang w:val="en-US"/>
        </w:rPr>
        <w:t>Fig2 supplement</w:t>
      </w:r>
      <w:commentRangeEnd w:id="230"/>
      <w:r w:rsidR="00AD6AAE" w:rsidRPr="008F213F">
        <w:rPr>
          <w:rStyle w:val="CommentReference"/>
          <w:color w:val="FFC000"/>
        </w:rPr>
        <w:commentReference w:id="230"/>
      </w:r>
      <w:r w:rsidRPr="008F213F">
        <w:rPr>
          <w:color w:val="FFC000"/>
          <w:lang w:val="en-US"/>
        </w:rPr>
        <w:t xml:space="preserve">) </w:t>
      </w:r>
      <w:r w:rsidRPr="005E1AF3">
        <w:rPr>
          <w:lang w:val="en-US"/>
        </w:rPr>
        <w:t>and Inp53 localizes to patches within the cytoplasm</w:t>
      </w:r>
      <w:ins w:id="234" w:author="Deepikaa Menon" w:date="2020-08-21T18:01:00Z">
        <w:r w:rsidR="004232A1">
          <w:rPr>
            <w:lang w:val="en-US"/>
          </w:rPr>
          <w:t xml:space="preserve"> </w:t>
        </w:r>
      </w:ins>
      <w:r w:rsidR="0071505D">
        <w:rPr>
          <w:lang w:val="en-US"/>
        </w:rPr>
        <w:fldChar w:fldCharType="begin" w:fldLock="1"/>
      </w:r>
      <w:r w:rsidR="00FC7C29">
        <w:rPr>
          <w:lang w:val="en-US"/>
        </w:rPr>
        <w:instrText>ADDIN CSL_CITATION {"citationItems":[{"id":"ITEM-1","itemData":{"ISSN":"0016-6731","PMID":"10628971","abstract":"Clathrin is involved in selective protein transport at the Golgi apparatus and the plasma membrane. To further understand the molecular mechanisms underlying clathrin-mediated protein transport pathways, we initiated a genetic screen for mutations that display synthetic growth defects when combined with a temperature-sensitive allele of the clathrin heavy chain gene (chc1-521) in Saccharomyces cerevisiae. Mutations, when present in cells with wild-type clathrin, were analyzed for effects on mating pheromone alpha-factor precursor maturation and sorting of the vacuolar protein carboxypeptidase Y as measures of protein sorting at the yeast trans-Golgi network (TGN) compartment. By these criteria, two classes of mutants were obtained, those with and those without defects in protein sorting at the TGN. One mutant with unaltered protein sorting at the TGN contains a mutation in PTC1, a type 2c serine/threonine phosphatase with widespread influences. The collection of mutants displaying TGN sorting defects includes members with mutations in previously identified vacuolar protein sorting genes (VPS), including the dynamin family member VPS1. Striking genetic interactions were observed by combining temperature-sensitive alleles of CHC1 and VPS1, supporting the model that Vps1p is involved in clathrin-mediated vesicle formation at the TGN. Also in the spectrum of mutants with TGN sorting defects are isolates with mutations in the following: RIC1, encoding a product originally proposed to participate in ribosome biogenesis; LUV1, encoding a product potentially involved in vacuole and microtubule organization; and INP53, encoding a synaptojanin-like inositol polyphosphate 5-phosphatase. Disruption of INP53, but not the related INP51 and INP52 genes, resulted in alpha-factor maturation defects and exacerbated alpha-factor maturation defects when combined with chc1-521. Our findings implicate a wide variety of proteins in clathrin-dependent processes and provide evidence for the selective involvement of Inp53p in clathrin-mediated protein sorting at the TGN.","author":[{"dropping-particle":"","family":"Bensen","given":"E S","non-dropping-particle":"","parse-names":false,"suffix":""},{"dropping-particle":"","family":"Costaguta","given":"G","non-dropping-particle":"","parse-names":false,"suffix":""},{"dropping-particle":"","family":"Payne","given":"G S","non-dropping-particle":"","parse-names":false,"suffix":""}],"container-title":"Genetics","id":"ITEM-1","issue":"1","issued":{"date-parts":[["2000","1"]]},"page":"83-97","title":"Synthetic genetic interactions with temperature-sensitive clathrin in Saccharomyces cerevisiae. Roles for synaptojanin-like Inp53p and dynamin-related Vps1p in clathrin-dependent protein sorting at the trans-Golgi network.","type":"article-journal","volume":"154"},"uris":["http://www.mendeley.com/documents/?uuid=17b9b2af-2ea0-3436-ba6a-285c6e13ac1a"]}],"mendeley":{"formattedCitation":"(Bensen, Costaguta, and Payne 2000)","manualFormatting":"(Fig2A, Bensen, Costaguta, and Payne 2000)","plainTextFormattedCitation":"(Bensen, Costaguta, and Payne 2000)","previouslyFormattedCitation":"(Bensen, Costaguta, and Payne 2000)"},"properties":{"noteIndex":0},"schema":"https://github.com/citation-style-language/schema/raw/master/csl-citation.json"}</w:instrText>
      </w:r>
      <w:r w:rsidR="0071505D">
        <w:rPr>
          <w:lang w:val="en-US"/>
        </w:rPr>
        <w:fldChar w:fldCharType="separate"/>
      </w:r>
      <w:r w:rsidR="0071505D" w:rsidRPr="0071505D">
        <w:rPr>
          <w:noProof/>
          <w:lang w:val="en-US"/>
        </w:rPr>
        <w:t>(</w:t>
      </w:r>
      <w:ins w:id="235" w:author="Deepikaa Menon" w:date="2020-08-24T18:06:00Z">
        <w:r w:rsidR="00033498">
          <w:rPr>
            <w:noProof/>
            <w:lang w:val="en-US"/>
          </w:rPr>
          <w:t xml:space="preserve">Fig2A, </w:t>
        </w:r>
      </w:ins>
      <w:r w:rsidR="0071505D" w:rsidRPr="0071505D">
        <w:rPr>
          <w:noProof/>
          <w:lang w:val="en-US"/>
        </w:rPr>
        <w:t>Bensen, Costaguta, and Payne 2000)</w:t>
      </w:r>
      <w:ins w:id="236" w:author="Deepikaa Menon" w:date="2020-08-21T15:32:00Z">
        <w:r w:rsidR="0071505D">
          <w:rPr>
            <w:lang w:val="en-US"/>
          </w:rPr>
          <w:fldChar w:fldCharType="end"/>
        </w:r>
      </w:ins>
      <w:r w:rsidRPr="005E1AF3">
        <w:rPr>
          <w:lang w:val="en-US"/>
        </w:rPr>
        <w:t>.</w:t>
      </w:r>
      <w:ins w:id="237" w:author="Deepikaa Menon" w:date="2020-08-21T15:45:00Z">
        <w:r w:rsidR="00D45E71">
          <w:rPr>
            <w:lang w:val="en-US"/>
          </w:rPr>
          <w:t xml:space="preserve"> </w:t>
        </w:r>
      </w:ins>
      <w:ins w:id="238" w:author="Deepikaa Menon" w:date="2020-08-21T18:30:00Z">
        <w:r w:rsidR="00512301">
          <w:rPr>
            <w:lang w:val="en-US"/>
          </w:rPr>
          <w:t>Since</w:t>
        </w:r>
      </w:ins>
      <w:ins w:id="239" w:author="Deepikaa Menon" w:date="2020-08-21T18:29:00Z">
        <w:r w:rsidR="00B078BF">
          <w:rPr>
            <w:lang w:val="en-US"/>
          </w:rPr>
          <w:t xml:space="preserve"> Inp52 localizes to </w:t>
        </w:r>
      </w:ins>
      <w:ins w:id="240" w:author="Deepikaa Menon" w:date="2020-08-25T17:11:00Z">
        <w:r w:rsidR="00C01177">
          <w:rPr>
            <w:lang w:val="en-US"/>
          </w:rPr>
          <w:t>endocytic</w:t>
        </w:r>
      </w:ins>
      <w:ins w:id="241" w:author="Deepikaa Menon" w:date="2020-08-21T18:29:00Z">
        <w:r w:rsidR="00B078BF">
          <w:rPr>
            <w:lang w:val="en-US"/>
          </w:rPr>
          <w:t xml:space="preserve"> </w:t>
        </w:r>
      </w:ins>
      <w:ins w:id="242" w:author="Deepikaa Menon" w:date="2020-09-22T22:45:00Z">
        <w:r w:rsidR="00E217C9">
          <w:rPr>
            <w:lang w:val="en-US"/>
          </w:rPr>
          <w:t>sites</w:t>
        </w:r>
      </w:ins>
      <w:ins w:id="243" w:author="Deepikaa Menon" w:date="2020-08-21T18:29:00Z">
        <w:r w:rsidR="00B078BF">
          <w:rPr>
            <w:lang w:val="en-US"/>
          </w:rPr>
          <w:t xml:space="preserve">, we began with </w:t>
        </w:r>
      </w:ins>
      <w:ins w:id="244" w:author="Deepikaa Menon" w:date="2020-08-21T15:44:00Z">
        <w:r w:rsidR="00D45E71">
          <w:rPr>
            <w:lang w:val="en-US"/>
          </w:rPr>
          <w:t>determin</w:t>
        </w:r>
      </w:ins>
      <w:ins w:id="245" w:author="Deepikaa Menon" w:date="2020-08-21T18:30:00Z">
        <w:r w:rsidR="00AE6D73">
          <w:rPr>
            <w:lang w:val="en-US"/>
          </w:rPr>
          <w:t>ing</w:t>
        </w:r>
      </w:ins>
      <w:ins w:id="246" w:author="Deepikaa Menon" w:date="2020-08-21T15:44:00Z">
        <w:r w:rsidR="00D45E71">
          <w:rPr>
            <w:lang w:val="en-US"/>
          </w:rPr>
          <w:t xml:space="preserve"> </w:t>
        </w:r>
      </w:ins>
      <w:ins w:id="247" w:author="Deepikaa Menon" w:date="2020-08-21T18:41:00Z">
        <w:r w:rsidR="00ED10ED">
          <w:rPr>
            <w:lang w:val="en-US"/>
          </w:rPr>
          <w:t>the spatial and temporal</w:t>
        </w:r>
      </w:ins>
      <w:ins w:id="248" w:author="Deepikaa Menon" w:date="2020-08-21T18:37:00Z">
        <w:r w:rsidR="00A81C7E">
          <w:rPr>
            <w:lang w:val="en-US"/>
          </w:rPr>
          <w:t xml:space="preserve"> recruitment of Inp5</w:t>
        </w:r>
      </w:ins>
      <w:ins w:id="249" w:author="Deepikaa Menon" w:date="2020-08-21T18:41:00Z">
        <w:r w:rsidR="002815F6">
          <w:rPr>
            <w:lang w:val="en-US"/>
          </w:rPr>
          <w:t>2</w:t>
        </w:r>
        <w:r w:rsidR="00E70600">
          <w:rPr>
            <w:lang w:val="en-US"/>
          </w:rPr>
          <w:t xml:space="preserve"> within the endocytic machiner</w:t>
        </w:r>
      </w:ins>
      <w:ins w:id="250" w:author="Deepikaa Menon" w:date="2020-08-21T18:42:00Z">
        <w:r w:rsidR="00E70600">
          <w:rPr>
            <w:lang w:val="en-US"/>
          </w:rPr>
          <w:t>y</w:t>
        </w:r>
      </w:ins>
      <w:ins w:id="251" w:author="Deepikaa Menon" w:date="2020-08-21T18:30:00Z">
        <w:r w:rsidR="00AE6D73">
          <w:rPr>
            <w:lang w:val="en-US"/>
          </w:rPr>
          <w:t>. W</w:t>
        </w:r>
      </w:ins>
      <w:ins w:id="252" w:author="Deepikaa Menon" w:date="2020-08-21T15:45:00Z">
        <w:r w:rsidR="00D45E71">
          <w:rPr>
            <w:lang w:val="en-US"/>
          </w:rPr>
          <w:t xml:space="preserve">e aligned the averaged centroid of Inp52 </w:t>
        </w:r>
      </w:ins>
      <w:ins w:id="253" w:author="Deepikaa Menon" w:date="2020-08-21T17:56:00Z">
        <w:r w:rsidR="009C4F87">
          <w:rPr>
            <w:lang w:val="en-US"/>
          </w:rPr>
          <w:t xml:space="preserve">in space and time </w:t>
        </w:r>
      </w:ins>
      <w:ins w:id="254" w:author="Deepikaa Menon" w:date="2020-08-21T15:45:00Z">
        <w:r w:rsidR="00D45E71">
          <w:rPr>
            <w:lang w:val="en-US"/>
          </w:rPr>
          <w:t>to other endocytic proteins</w:t>
        </w:r>
      </w:ins>
      <w:ins w:id="255" w:author="Deepikaa Menon" w:date="2020-08-21T17:58:00Z">
        <w:r w:rsidR="00D15A13">
          <w:rPr>
            <w:lang w:val="en-US"/>
          </w:rPr>
          <w:t xml:space="preserve"> </w:t>
        </w:r>
      </w:ins>
      <w:ins w:id="256" w:author="Deepikaa Menon" w:date="2020-08-21T17:57:00Z">
        <w:r w:rsidR="00D15A13">
          <w:rPr>
            <w:lang w:val="en-US"/>
          </w:rPr>
          <w:fldChar w:fldCharType="begin" w:fldLock="1"/>
        </w:r>
        <w:r w:rsidR="00D15A13">
          <w:rPr>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sidR="00D15A13">
          <w:rPr>
            <w:lang w:val="en-US"/>
          </w:rPr>
          <w:fldChar w:fldCharType="separate"/>
        </w:r>
        <w:r w:rsidR="00D15A13" w:rsidRPr="001359C6">
          <w:rPr>
            <w:noProof/>
            <w:lang w:val="en-US"/>
          </w:rPr>
          <w:t>(Picco et al. 2015)</w:t>
        </w:r>
        <w:r w:rsidR="00D15A13">
          <w:rPr>
            <w:lang w:val="en-US"/>
          </w:rPr>
          <w:fldChar w:fldCharType="end"/>
        </w:r>
      </w:ins>
      <w:ins w:id="257" w:author="Deepikaa Menon" w:date="2020-08-21T18:40:00Z">
        <w:r w:rsidR="00507248">
          <w:rPr>
            <w:lang w:val="en-US"/>
          </w:rPr>
          <w:t>.</w:t>
        </w:r>
      </w:ins>
      <w:ins w:id="258" w:author="Deepikaa Menon" w:date="2020-08-21T15:45:00Z">
        <w:r w:rsidR="00D45E71">
          <w:rPr>
            <w:lang w:val="en-US"/>
          </w:rPr>
          <w:t xml:space="preserve"> </w:t>
        </w:r>
      </w:ins>
      <w:ins w:id="259" w:author="Deepikaa Menon" w:date="2020-08-24T18:06:00Z">
        <w:r w:rsidR="00FC7C29">
          <w:rPr>
            <w:lang w:val="en-US"/>
          </w:rPr>
          <w:t>In order to do this, w</w:t>
        </w:r>
      </w:ins>
      <w:ins w:id="260" w:author="Deepikaa Menon" w:date="2020-08-21T17:56:00Z">
        <w:r w:rsidR="009C4F87">
          <w:rPr>
            <w:lang w:val="en-US"/>
          </w:rPr>
          <w:t>e</w:t>
        </w:r>
      </w:ins>
      <w:ins w:id="261" w:author="Deepikaa Menon" w:date="2020-08-21T15:45:00Z">
        <w:r w:rsidR="00D45E71">
          <w:rPr>
            <w:lang w:val="en-US"/>
          </w:rPr>
          <w:t xml:space="preserve"> imag</w:t>
        </w:r>
      </w:ins>
      <w:ins w:id="262" w:author="Deepikaa Menon" w:date="2020-08-21T17:56:00Z">
        <w:r w:rsidR="009C4F87">
          <w:rPr>
            <w:lang w:val="en-US"/>
          </w:rPr>
          <w:t>ed</w:t>
        </w:r>
      </w:ins>
      <w:ins w:id="263" w:author="Deepikaa Menon" w:date="2020-08-21T15:45:00Z">
        <w:r w:rsidR="00D45E71">
          <w:rPr>
            <w:lang w:val="en-US"/>
          </w:rPr>
          <w:t xml:space="preserve"> Inp52</w:t>
        </w:r>
      </w:ins>
      <w:ins w:id="264" w:author="Deepikaa Menon" w:date="2020-08-21T18:03:00Z">
        <w:r w:rsidR="00A16076">
          <w:rPr>
            <w:lang w:val="en-US"/>
          </w:rPr>
          <w:t>-eGFP</w:t>
        </w:r>
      </w:ins>
      <w:ins w:id="265" w:author="Deepikaa Menon" w:date="2020-08-21T17:54:00Z">
        <w:r w:rsidR="007B36F4">
          <w:rPr>
            <w:lang w:val="en-US"/>
          </w:rPr>
          <w:t xml:space="preserve"> simultaneously with Abp1</w:t>
        </w:r>
      </w:ins>
      <w:ins w:id="266" w:author="Deepikaa Menon" w:date="2020-08-21T18:03:00Z">
        <w:r w:rsidR="00A16076">
          <w:rPr>
            <w:lang w:val="en-US"/>
          </w:rPr>
          <w:t>-mCherry</w:t>
        </w:r>
      </w:ins>
      <w:ins w:id="267" w:author="Deepikaa Menon" w:date="2020-08-21T17:56:00Z">
        <w:r w:rsidR="009C4F87">
          <w:rPr>
            <w:lang w:val="en-US"/>
          </w:rPr>
          <w:t xml:space="preserve">, and </w:t>
        </w:r>
        <w:r w:rsidR="00D15A13">
          <w:rPr>
            <w:lang w:val="en-US"/>
          </w:rPr>
          <w:t>did the same with Sla1</w:t>
        </w:r>
      </w:ins>
      <w:ins w:id="268" w:author="Deepikaa Menon" w:date="2020-08-21T18:03:00Z">
        <w:r w:rsidR="00CA11BF">
          <w:rPr>
            <w:lang w:val="en-US"/>
          </w:rPr>
          <w:t>-eGFP</w:t>
        </w:r>
      </w:ins>
      <w:ins w:id="269" w:author="Deepikaa Menon" w:date="2020-08-21T17:56:00Z">
        <w:r w:rsidR="00D15A13">
          <w:rPr>
            <w:lang w:val="en-US"/>
          </w:rPr>
          <w:t xml:space="preserve"> and Rvs167</w:t>
        </w:r>
      </w:ins>
      <w:ins w:id="270" w:author="Deepikaa Menon" w:date="2020-08-21T18:03:00Z">
        <w:r w:rsidR="00CA11BF">
          <w:rPr>
            <w:lang w:val="en-US"/>
          </w:rPr>
          <w:t>-eGFP</w:t>
        </w:r>
      </w:ins>
      <w:ins w:id="271" w:author="Deepikaa Menon" w:date="2020-08-21T17:57:00Z">
        <w:r w:rsidR="00D15A13">
          <w:rPr>
            <w:lang w:val="en-US"/>
          </w:rPr>
          <w:t xml:space="preserve">. Using Abp1 as the common reference frame, we were able to compare the arrival of </w:t>
        </w:r>
      </w:ins>
      <w:ins w:id="272" w:author="Deepikaa Menon" w:date="2020-08-21T18:04:00Z">
        <w:r w:rsidR="00AC26D2">
          <w:rPr>
            <w:lang w:val="en-US"/>
          </w:rPr>
          <w:t>the different proteins</w:t>
        </w:r>
        <w:r w:rsidR="00920BDF">
          <w:rPr>
            <w:lang w:val="en-US"/>
          </w:rPr>
          <w:t xml:space="preserve"> with respect to that of Abp1</w:t>
        </w:r>
      </w:ins>
      <w:ins w:id="273" w:author="Deepikaa Menon" w:date="2020-08-21T17:58:00Z">
        <w:r w:rsidR="00D15A13">
          <w:rPr>
            <w:lang w:val="en-US"/>
          </w:rPr>
          <w:t>.</w:t>
        </w:r>
      </w:ins>
      <w:del w:id="274" w:author="Deepikaa Menon" w:date="2020-08-21T17:58:00Z">
        <w:r w:rsidRPr="005E1AF3" w:rsidDel="00D15A13">
          <w:rPr>
            <w:lang w:val="en-US"/>
          </w:rPr>
          <w:delText xml:space="preserve"> </w:delText>
        </w:r>
        <w:commentRangeStart w:id="275"/>
        <w:r w:rsidRPr="005E1AF3" w:rsidDel="00D15A13">
          <w:rPr>
            <w:lang w:val="en-US"/>
          </w:rPr>
          <w:delText xml:space="preserve">Spatial and temporal </w:delText>
        </w:r>
        <w:commentRangeEnd w:id="275"/>
        <w:r w:rsidR="002C2FC2" w:rsidDel="00D15A13">
          <w:rPr>
            <w:rStyle w:val="CommentReference"/>
          </w:rPr>
          <w:commentReference w:id="275"/>
        </w:r>
        <w:r w:rsidRPr="005E1AF3" w:rsidDel="00D15A13">
          <w:rPr>
            <w:lang w:val="en-US"/>
          </w:rPr>
          <w:delText xml:space="preserve">alignment of Inp52 with Sla1, Abp1, and Rvs167 </w:delText>
        </w:r>
      </w:del>
      <w:del w:id="276" w:author="Deepikaa Menon" w:date="2020-08-21T17:57:00Z">
        <w:r w:rsidRPr="005E1AF3" w:rsidDel="00D15A13">
          <w:rPr>
            <w:lang w:val="en-US"/>
          </w:rPr>
          <w:delText xml:space="preserve"> </w:delText>
        </w:r>
      </w:del>
      <w:del w:id="277" w:author="Deepikaa Menon" w:date="2020-08-21T17:58:00Z">
        <w:r w:rsidRPr="005E1AF3" w:rsidDel="00D15A13">
          <w:rPr>
            <w:lang w:val="en-US"/>
          </w:rPr>
          <w:delText>shows that</w:delText>
        </w:r>
      </w:del>
      <w:ins w:id="278" w:author="Deepikaa Menon" w:date="2020-08-21T18:03:00Z">
        <w:r w:rsidR="0021547F">
          <w:rPr>
            <w:lang w:val="en-US"/>
          </w:rPr>
          <w:t xml:space="preserve"> </w:t>
        </w:r>
        <w:r w:rsidR="00AC26D2">
          <w:rPr>
            <w:lang w:val="en-US"/>
          </w:rPr>
          <w:t>We</w:t>
        </w:r>
      </w:ins>
      <w:ins w:id="279" w:author="Deepikaa Menon" w:date="2020-08-21T18:04:00Z">
        <w:r w:rsidR="00244B5E">
          <w:rPr>
            <w:lang w:val="en-US"/>
          </w:rPr>
          <w:t xml:space="preserve"> assigned as time =0 (s) the fluorescent</w:t>
        </w:r>
      </w:ins>
      <w:ins w:id="280" w:author="Deepikaa Menon" w:date="2020-08-21T18:05:00Z">
        <w:r w:rsidR="00244B5E">
          <w:rPr>
            <w:lang w:val="en-US"/>
          </w:rPr>
          <w:t xml:space="preserve"> intensity</w:t>
        </w:r>
      </w:ins>
      <w:ins w:id="281" w:author="Deepikaa Menon" w:date="2020-08-21T18:07:00Z">
        <w:r w:rsidR="00934464">
          <w:rPr>
            <w:lang w:val="en-US"/>
          </w:rPr>
          <w:t xml:space="preserve"> maximum of </w:t>
        </w:r>
      </w:ins>
      <w:ins w:id="282" w:author="Deepikaa Menon" w:date="2020-09-21T13:03:00Z">
        <w:r w:rsidR="00261B1D">
          <w:rPr>
            <w:lang w:val="en-US"/>
          </w:rPr>
          <w:t>Abp1</w:t>
        </w:r>
      </w:ins>
      <w:ins w:id="283" w:author="Deepikaa Menon" w:date="2020-08-21T18:12:00Z">
        <w:r w:rsidR="00250960">
          <w:rPr>
            <w:lang w:val="en-US"/>
          </w:rPr>
          <w:t>, which in WT cells is concomitant wit</w:t>
        </w:r>
      </w:ins>
      <w:ins w:id="284" w:author="Deepikaa Menon" w:date="2020-08-21T18:13:00Z">
        <w:r w:rsidR="00EA097B">
          <w:rPr>
            <w:lang w:val="en-US"/>
          </w:rPr>
          <w:t>h membrane scission</w:t>
        </w:r>
      </w:ins>
      <w:ins w:id="285" w:author="Deepikaa Menon" w:date="2020-08-24T17:14:00Z">
        <w:r w:rsidR="004C4209">
          <w:rPr>
            <w:lang w:val="en-US"/>
          </w:rPr>
          <w:t xml:space="preserve">, </w:t>
        </w:r>
      </w:ins>
      <w:ins w:id="286" w:author="Deepikaa Menon" w:date="2020-08-25T17:42:00Z">
        <w:r w:rsidR="004469B2">
          <w:rPr>
            <w:lang w:val="en-US"/>
          </w:rPr>
          <w:t>and also coincides with</w:t>
        </w:r>
        <w:r w:rsidR="002C6B3A">
          <w:rPr>
            <w:lang w:val="en-US"/>
          </w:rPr>
          <w:t xml:space="preserve"> the</w:t>
        </w:r>
      </w:ins>
      <w:ins w:id="287" w:author="Deepikaa Menon" w:date="2020-08-24T17:14:00Z">
        <w:r w:rsidR="004C4209">
          <w:rPr>
            <w:lang w:val="en-US"/>
          </w:rPr>
          <w:t xml:space="preserve"> maximum of the </w:t>
        </w:r>
      </w:ins>
      <w:ins w:id="288" w:author="Deepikaa Menon" w:date="2020-09-21T13:03:00Z">
        <w:r w:rsidR="001F6E5E">
          <w:rPr>
            <w:lang w:val="en-US"/>
          </w:rPr>
          <w:t>Rvs167</w:t>
        </w:r>
      </w:ins>
      <w:ins w:id="289" w:author="Deepikaa Menon" w:date="2020-08-24T17:15:00Z">
        <w:r w:rsidR="004C4209">
          <w:rPr>
            <w:lang w:val="en-US"/>
          </w:rPr>
          <w:t xml:space="preserve"> fluorescent intensity</w:t>
        </w:r>
      </w:ins>
      <w:ins w:id="290" w:author="Deepikaa Menon" w:date="2020-08-24T18:07:00Z">
        <w:r w:rsidR="00535258">
          <w:rPr>
            <w:lang w:val="en-US"/>
          </w:rPr>
          <w:t xml:space="preserve"> (Fig</w:t>
        </w:r>
      </w:ins>
      <w:ins w:id="291" w:author="Deepikaa Menon" w:date="2020-09-14T12:43:00Z">
        <w:r w:rsidR="007E267D">
          <w:rPr>
            <w:lang w:val="en-US"/>
          </w:rPr>
          <w:t>1</w:t>
        </w:r>
      </w:ins>
      <w:ins w:id="292" w:author="Deepikaa Menon" w:date="2020-08-24T18:07:00Z">
        <w:r w:rsidR="00535258">
          <w:rPr>
            <w:lang w:val="en-US"/>
          </w:rPr>
          <w:t xml:space="preserve"> supplement</w:t>
        </w:r>
      </w:ins>
      <w:ins w:id="293" w:author="Deepikaa Menon" w:date="2020-09-21T13:03:00Z">
        <w:r w:rsidR="00322206">
          <w:rPr>
            <w:lang w:val="en-US"/>
          </w:rPr>
          <w:t>2</w:t>
        </w:r>
      </w:ins>
      <w:ins w:id="294" w:author="Deepikaa Menon" w:date="2020-08-24T18:07:00Z">
        <w:r w:rsidR="00535258">
          <w:rPr>
            <w:lang w:val="en-US"/>
          </w:rPr>
          <w:t>)</w:t>
        </w:r>
      </w:ins>
      <w:ins w:id="295" w:author="Deepikaa Menon" w:date="2020-08-21T18:13:00Z">
        <w:r w:rsidR="00EA097B">
          <w:rPr>
            <w:lang w:val="en-US"/>
          </w:rPr>
          <w:t>.</w:t>
        </w:r>
      </w:ins>
      <w:ins w:id="296" w:author="Deepikaa Menon" w:date="2020-08-21T18:03:00Z">
        <w:r w:rsidR="00AC26D2">
          <w:rPr>
            <w:lang w:val="en-US"/>
          </w:rPr>
          <w:t xml:space="preserve"> </w:t>
        </w:r>
      </w:ins>
      <w:ins w:id="297" w:author="Deepikaa Menon" w:date="2020-08-21T18:17:00Z">
        <w:r w:rsidR="00BB76D6">
          <w:rPr>
            <w:lang w:val="en-US"/>
          </w:rPr>
          <w:t>On the y axis, 0 (nm) indicates the position of the Sla1 centroid</w:t>
        </w:r>
      </w:ins>
      <w:ins w:id="298" w:author="Deepikaa Menon" w:date="2020-08-21T18:19:00Z">
        <w:r w:rsidR="0074498B">
          <w:rPr>
            <w:lang w:val="en-US"/>
          </w:rPr>
          <w:t>;</w:t>
        </w:r>
      </w:ins>
      <w:ins w:id="299" w:author="Deepikaa Menon" w:date="2020-08-21T18:18:00Z">
        <w:r w:rsidR="00E25E4E">
          <w:rPr>
            <w:lang w:val="en-US"/>
          </w:rPr>
          <w:t xml:space="preserve"> position</w:t>
        </w:r>
      </w:ins>
      <w:ins w:id="300" w:author="Deepikaa Menon" w:date="2020-08-21T18:19:00Z">
        <w:r w:rsidR="00C55C72">
          <w:rPr>
            <w:lang w:val="en-US"/>
          </w:rPr>
          <w:t>s</w:t>
        </w:r>
      </w:ins>
      <w:ins w:id="301" w:author="Deepikaa Menon" w:date="2020-08-21T18:18:00Z">
        <w:r w:rsidR="00E25E4E">
          <w:rPr>
            <w:lang w:val="en-US"/>
          </w:rPr>
          <w:t xml:space="preserve"> of the other centroids are in relation to the Sla1 centroid. </w:t>
        </w:r>
      </w:ins>
      <w:r w:rsidRPr="005E1AF3">
        <w:rPr>
          <w:lang w:val="en-US"/>
        </w:rPr>
        <w:t>Inp52 molecules arrive</w:t>
      </w:r>
      <w:ins w:id="302" w:author="Deepikaa Menon" w:date="2020-09-21T13:04:00Z">
        <w:r w:rsidR="002001C4">
          <w:rPr>
            <w:lang w:val="en-US"/>
          </w:rPr>
          <w:t>d</w:t>
        </w:r>
      </w:ins>
      <w:r w:rsidRPr="005E1AF3">
        <w:rPr>
          <w:lang w:val="en-US"/>
        </w:rPr>
        <w:t xml:space="preserve"> in the late stage of endocytosis after Rvs167</w:t>
      </w:r>
      <w:ins w:id="303" w:author="Deepikaa Menon" w:date="2020-09-21T13:04:00Z">
        <w:r w:rsidR="0097180A">
          <w:rPr>
            <w:lang w:val="en-US"/>
          </w:rPr>
          <w:t xml:space="preserve"> arrival</w:t>
        </w:r>
      </w:ins>
      <w:r w:rsidRPr="005E1AF3">
        <w:rPr>
          <w:lang w:val="en-US"/>
        </w:rPr>
        <w:t>, and localize</w:t>
      </w:r>
      <w:ins w:id="304" w:author="Deepikaa Menon" w:date="2020-09-21T13:04:00Z">
        <w:r w:rsidR="00FE63E7">
          <w:rPr>
            <w:lang w:val="en-US"/>
          </w:rPr>
          <w:t>d</w:t>
        </w:r>
      </w:ins>
      <w:r w:rsidRPr="005E1AF3">
        <w:rPr>
          <w:lang w:val="en-US"/>
        </w:rPr>
        <w:t xml:space="preserve"> to the invagination tip, </w:t>
      </w:r>
      <w:r w:rsidRPr="00644007">
        <w:rPr>
          <w:color w:val="FF0000"/>
          <w:lang w:val="en-US"/>
        </w:rPr>
        <w:t>suggesting a potential role in membrane scission</w:t>
      </w:r>
      <w:r w:rsidRPr="005E1AF3">
        <w:rPr>
          <w:lang w:val="en-US"/>
        </w:rPr>
        <w:t xml:space="preserve"> (Fig.</w:t>
      </w:r>
      <w:ins w:id="305" w:author="Deepikaa Menon" w:date="2020-09-21T13:04:00Z">
        <w:r w:rsidR="00617312" w:rsidRPr="005E1AF3">
          <w:rPr>
            <w:lang w:val="en-US"/>
          </w:rPr>
          <w:t>2</w:t>
        </w:r>
        <w:r w:rsidR="00617312">
          <w:rPr>
            <w:lang w:val="en-US"/>
          </w:rPr>
          <w:t>B</w:t>
        </w:r>
      </w:ins>
      <w:r w:rsidRPr="005E1AF3">
        <w:rPr>
          <w:lang w:val="en-US"/>
        </w:rPr>
        <w:t>).</w:t>
      </w:r>
    </w:p>
    <w:p w14:paraId="06779C70" w14:textId="5BD541F2" w:rsidR="005E1AF3" w:rsidRDefault="00B000C3" w:rsidP="0021012B">
      <w:pPr>
        <w:jc w:val="center"/>
        <w:rPr>
          <w:lang w:val="en-US"/>
        </w:rPr>
      </w:pPr>
      <w:ins w:id="306" w:author="Deepikaa Menon" w:date="2020-09-21T13:04:00Z">
        <w:r>
          <w:rPr>
            <w:noProof/>
            <w:lang w:val="en-US"/>
          </w:rPr>
          <w:lastRenderedPageBreak/>
          <w:drawing>
            <wp:inline distT="0" distB="0" distL="0" distR="0" wp14:anchorId="1F4FD2CF" wp14:editId="7FD52C97">
              <wp:extent cx="4905955" cy="386967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p8.pd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2106" cy="3874528"/>
                      </a:xfrm>
                      <a:prstGeom prst="rect">
                        <a:avLst/>
                      </a:prstGeom>
                    </pic:spPr>
                  </pic:pic>
                </a:graphicData>
              </a:graphic>
            </wp:inline>
          </w:drawing>
        </w:r>
      </w:ins>
    </w:p>
    <w:p w14:paraId="35B92CF6" w14:textId="77777777" w:rsidR="0049760B" w:rsidRDefault="0049760B" w:rsidP="005E1AF3">
      <w:pPr>
        <w:rPr>
          <w:b/>
          <w:bCs/>
          <w:lang w:val="en-US"/>
        </w:rPr>
      </w:pPr>
    </w:p>
    <w:p w14:paraId="1BFE9CA8" w14:textId="0CF05B55" w:rsidR="005E1AF3" w:rsidRDefault="005E1AF3" w:rsidP="005E1AF3">
      <w:pPr>
        <w:rPr>
          <w:sz w:val="20"/>
          <w:szCs w:val="20"/>
          <w:lang w:val="en-US"/>
        </w:rPr>
      </w:pPr>
      <w:r w:rsidRPr="005E1AF3">
        <w:rPr>
          <w:b/>
          <w:bCs/>
          <w:lang w:val="en-US"/>
        </w:rPr>
        <w:t>﻿</w:t>
      </w:r>
      <w:r w:rsidRPr="005E1AF3">
        <w:rPr>
          <w:sz w:val="20"/>
          <w:szCs w:val="20"/>
          <w:lang w:val="en-US"/>
        </w:rPr>
        <w:tab/>
        <w:t xml:space="preserve">\caption{A. Cells endogenously tagged </w:t>
      </w:r>
      <w:ins w:id="307" w:author="Deepikaa Menon" w:date="2020-09-21T15:55:00Z">
        <w:r w:rsidR="009D76EC">
          <w:rPr>
            <w:sz w:val="20"/>
            <w:szCs w:val="20"/>
            <w:lang w:val="en-US"/>
          </w:rPr>
          <w:t xml:space="preserve">with </w:t>
        </w:r>
      </w:ins>
      <w:r w:rsidRPr="005E1AF3">
        <w:rPr>
          <w:sz w:val="20"/>
          <w:szCs w:val="20"/>
          <w:lang w:val="en-US"/>
        </w:rPr>
        <w:t>Inp51</w:t>
      </w:r>
      <w:ins w:id="308" w:author="Deepikaa Menon" w:date="2020-09-21T15:55:00Z">
        <w:r w:rsidR="009D76EC">
          <w:rPr>
            <w:sz w:val="20"/>
            <w:szCs w:val="20"/>
            <w:lang w:val="en-US"/>
          </w:rPr>
          <w:t>-</w:t>
        </w:r>
      </w:ins>
      <w:r w:rsidRPr="005E1AF3">
        <w:rPr>
          <w:sz w:val="20"/>
          <w:szCs w:val="20"/>
          <w:lang w:val="en-US"/>
        </w:rPr>
        <w:t>, Inp52</w:t>
      </w:r>
      <w:ins w:id="309" w:author="Deepikaa Menon" w:date="2020-09-21T15:55:00Z">
        <w:r w:rsidR="009D76EC">
          <w:rPr>
            <w:sz w:val="20"/>
            <w:szCs w:val="20"/>
            <w:lang w:val="en-US"/>
          </w:rPr>
          <w:t>-</w:t>
        </w:r>
      </w:ins>
      <w:r w:rsidRPr="005E1AF3">
        <w:rPr>
          <w:sz w:val="20"/>
          <w:szCs w:val="20"/>
          <w:lang w:val="en-US"/>
        </w:rPr>
        <w:t>, and Inp53</w:t>
      </w:r>
      <w:ins w:id="310" w:author="Deepikaa Menon" w:date="2020-09-21T15:55:00Z">
        <w:r w:rsidR="009D76EC">
          <w:rPr>
            <w:sz w:val="20"/>
            <w:szCs w:val="20"/>
            <w:lang w:val="en-US"/>
          </w:rPr>
          <w:t>-eGFP</w:t>
        </w:r>
      </w:ins>
      <w:r w:rsidRPr="005E1AF3">
        <w:rPr>
          <w:sz w:val="20"/>
          <w:szCs w:val="20"/>
          <w:lang w:val="en-US"/>
        </w:rPr>
        <w:t xml:space="preserve">. B: Inp52 centroid trajectory </w:t>
      </w:r>
      <w:ins w:id="311" w:author="Deepikaa Menon" w:date="2020-09-23T14:16:00Z">
        <w:r w:rsidR="00C822AA">
          <w:rPr>
            <w:sz w:val="20"/>
            <w:szCs w:val="20"/>
            <w:lang w:val="en-US"/>
          </w:rPr>
          <w:t>was</w:t>
        </w:r>
        <w:r w:rsidR="00C822AA" w:rsidRPr="005E1AF3">
          <w:rPr>
            <w:sz w:val="20"/>
            <w:szCs w:val="20"/>
            <w:lang w:val="en-US"/>
          </w:rPr>
          <w:t xml:space="preserve"> </w:t>
        </w:r>
      </w:ins>
      <w:r w:rsidRPr="005E1AF3">
        <w:rPr>
          <w:sz w:val="20"/>
          <w:szCs w:val="20"/>
          <w:lang w:val="en-US"/>
        </w:rPr>
        <w:t>aligned in space and time to other endocytic proteins. C: Sla1 retraction rates in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compared to WT and  \</w:t>
      </w:r>
      <w:proofErr w:type="spellStart"/>
      <w:r w:rsidRPr="005E1AF3">
        <w:rPr>
          <w:sz w:val="20"/>
          <w:szCs w:val="20"/>
          <w:lang w:val="en-US"/>
        </w:rPr>
        <w:t>textit</w:t>
      </w:r>
      <w:proofErr w:type="spellEnd"/>
      <w:r w:rsidRPr="005E1AF3">
        <w:rPr>
          <w:sz w:val="20"/>
          <w:szCs w:val="20"/>
          <w:lang w:val="en-US"/>
        </w:rPr>
        <w:t>{rvs167$\Delta$}. Error bars are standard deviation</w:t>
      </w:r>
      <w:ins w:id="312" w:author="Deepikaa Menon" w:date="2020-09-21T13:06:00Z">
        <w:r w:rsidR="00F76227">
          <w:rPr>
            <w:sz w:val="20"/>
            <w:szCs w:val="20"/>
            <w:lang w:val="en-US"/>
          </w:rPr>
          <w:t xml:space="preserve">, </w:t>
        </w:r>
      </w:ins>
      <w:ins w:id="313" w:author="Deepikaa Menon" w:date="2020-09-22T22:46:00Z">
        <w:r w:rsidR="001D23CC">
          <w:rPr>
            <w:sz w:val="20"/>
            <w:szCs w:val="20"/>
            <w:lang w:val="en-US"/>
          </w:rPr>
          <w:t xml:space="preserve">with </w:t>
        </w:r>
      </w:ins>
      <w:ins w:id="314" w:author="Deepikaa Menon" w:date="2020-09-21T13:13:00Z">
        <w:r w:rsidR="0056103B">
          <w:rPr>
            <w:sz w:val="20"/>
            <w:szCs w:val="20"/>
            <w:lang w:val="en-US"/>
          </w:rPr>
          <w:t>p</w:t>
        </w:r>
      </w:ins>
      <w:ins w:id="315" w:author="Deepikaa Menon" w:date="2020-09-21T13:14:00Z">
        <w:r w:rsidR="0056103B">
          <w:rPr>
            <w:sz w:val="20"/>
            <w:szCs w:val="20"/>
            <w:lang w:val="en-US"/>
          </w:rPr>
          <w:t xml:space="preserve"> values from t-test, </w:t>
        </w:r>
      </w:ins>
      <w:ins w:id="316" w:author="Deepikaa Menon" w:date="2020-09-21T13:05:00Z">
        <w:r w:rsidR="00852C6A">
          <w:rPr>
            <w:sz w:val="20"/>
            <w:szCs w:val="20"/>
            <w:lang w:val="en-US"/>
          </w:rPr>
          <w:t xml:space="preserve">*= p &lt;0.05, **= </w:t>
        </w:r>
        <w:r w:rsidR="00852C6A" w:rsidRPr="005E1AF3">
          <w:rPr>
            <w:sz w:val="20"/>
            <w:szCs w:val="20"/>
            <w:lang w:val="en-US"/>
          </w:rPr>
          <w:t>p&lt;0.01</w:t>
        </w:r>
        <w:r w:rsidR="00852C6A">
          <w:rPr>
            <w:sz w:val="20"/>
            <w:szCs w:val="20"/>
            <w:lang w:val="en-US"/>
          </w:rPr>
          <w:t>, ***=p&lt;0.001</w:t>
        </w:r>
        <w:r w:rsidR="00852C6A" w:rsidRPr="005E1AF3">
          <w:rPr>
            <w:sz w:val="20"/>
            <w:szCs w:val="20"/>
            <w:lang w:val="en-US"/>
          </w:rPr>
          <w:t xml:space="preserve">. </w:t>
        </w:r>
      </w:ins>
      <w:r w:rsidRPr="005E1AF3">
        <w:rPr>
          <w:sz w:val="20"/>
          <w:szCs w:val="20"/>
          <w:lang w:val="en-US"/>
        </w:rPr>
        <w:t>D: Averaged centroid positions of Sla1-eGFP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 E:  Averaged centroid positions of Rvs167-eGFP in WT, \</w:t>
      </w:r>
      <w:proofErr w:type="spellStart"/>
      <w:r w:rsidRPr="005E1AF3">
        <w:rPr>
          <w:sz w:val="20"/>
          <w:szCs w:val="20"/>
          <w:lang w:val="en-US"/>
        </w:rPr>
        <w:t>textit</w:t>
      </w:r>
      <w:proofErr w:type="spellEnd"/>
      <w:r w:rsidRPr="005E1AF3">
        <w:rPr>
          <w:sz w:val="20"/>
          <w:szCs w:val="20"/>
          <w:lang w:val="en-US"/>
        </w:rPr>
        <w:t>{inp51$\Delta$}, and \</w:t>
      </w:r>
      <w:proofErr w:type="spellStart"/>
      <w:r w:rsidRPr="005E1AF3">
        <w:rPr>
          <w:sz w:val="20"/>
          <w:szCs w:val="20"/>
          <w:lang w:val="en-US"/>
        </w:rPr>
        <w:t>textit</w:t>
      </w:r>
      <w:proofErr w:type="spellEnd"/>
      <w:r w:rsidRPr="005E1AF3">
        <w:rPr>
          <w:sz w:val="20"/>
          <w:szCs w:val="20"/>
          <w:lang w:val="en-US"/>
        </w:rPr>
        <w:t>{inp52$\Delta$}  cells.}</w:t>
      </w:r>
    </w:p>
    <w:p w14:paraId="11CC90DB" w14:textId="77777777" w:rsidR="005E1AF3" w:rsidRDefault="005E1AF3" w:rsidP="005E1AF3">
      <w:pPr>
        <w:rPr>
          <w:sz w:val="20"/>
          <w:szCs w:val="20"/>
          <w:lang w:val="en-US"/>
        </w:rPr>
      </w:pPr>
    </w:p>
    <w:p w14:paraId="6FDDE165" w14:textId="77777777" w:rsidR="005E1AF3" w:rsidRDefault="005E1AF3" w:rsidP="005E1AF3">
      <w:pPr>
        <w:rPr>
          <w:sz w:val="20"/>
          <w:szCs w:val="20"/>
          <w:lang w:val="en-US"/>
        </w:rPr>
      </w:pPr>
    </w:p>
    <w:p w14:paraId="3478F2FA" w14:textId="1D7A320E" w:rsidR="00B05CB5" w:rsidRDefault="005E1AF3" w:rsidP="005E1AF3">
      <w:pPr>
        <w:rPr>
          <w:ins w:id="317" w:author="Deepikaa Menon" w:date="2020-08-21T18:52:00Z"/>
          <w:lang w:val="en-US"/>
        </w:rPr>
      </w:pPr>
      <w:r w:rsidRPr="005E1AF3">
        <w:rPr>
          <w:b/>
          <w:bCs/>
          <w:lang w:val="en-US"/>
        </w:rPr>
        <w:t>﻿</w:t>
      </w:r>
      <w:r w:rsidRPr="005E1AF3">
        <w:rPr>
          <w:lang w:val="en-US"/>
        </w:rPr>
        <w:t>Inp53 was not investigated further, as its locali</w:t>
      </w:r>
      <w:ins w:id="318" w:author="Deepikaa Menon" w:date="2020-08-21T18:14:00Z">
        <w:r w:rsidR="00373557">
          <w:rPr>
            <w:lang w:val="en-US"/>
          </w:rPr>
          <w:t>z</w:t>
        </w:r>
      </w:ins>
      <w:r w:rsidRPr="005E1AF3">
        <w:rPr>
          <w:lang w:val="en-US"/>
        </w:rPr>
        <w:t xml:space="preserve">ation </w:t>
      </w:r>
      <w:ins w:id="319" w:author="Deepikaa Menon" w:date="2020-09-21T13:07:00Z">
        <w:r w:rsidR="00F44E9E" w:rsidRPr="005E1AF3">
          <w:rPr>
            <w:lang w:val="en-US"/>
          </w:rPr>
          <w:t>conform</w:t>
        </w:r>
        <w:r w:rsidR="00F44E9E">
          <w:rPr>
            <w:lang w:val="en-US"/>
          </w:rPr>
          <w:t>ed</w:t>
        </w:r>
        <w:r w:rsidR="00F44E9E" w:rsidRPr="005E1AF3">
          <w:rPr>
            <w:lang w:val="en-US"/>
          </w:rPr>
          <w:t xml:space="preserve"> </w:t>
        </w:r>
      </w:ins>
      <w:r w:rsidRPr="005E1AF3">
        <w:rPr>
          <w:lang w:val="en-US"/>
        </w:rPr>
        <w:t>with other literature that f</w:t>
      </w:r>
      <w:ins w:id="320" w:author="Deepikaa Menon" w:date="2020-09-21T13:22:00Z">
        <w:r w:rsidR="003A2B5D">
          <w:rPr>
            <w:lang w:val="en-US"/>
          </w:rPr>
          <w:t>o</w:t>
        </w:r>
      </w:ins>
      <w:ins w:id="321" w:author="Deepikaa Menon" w:date="2020-09-21T13:23:00Z">
        <w:r w:rsidR="003A2B5D">
          <w:rPr>
            <w:lang w:val="en-US"/>
          </w:rPr>
          <w:t>u</w:t>
        </w:r>
      </w:ins>
      <w:r w:rsidRPr="005E1AF3">
        <w:rPr>
          <w:lang w:val="en-US"/>
        </w:rPr>
        <w:t xml:space="preserve">nd </w:t>
      </w:r>
      <w:ins w:id="322" w:author="Deepikaa Menon" w:date="2020-09-22T22:47:00Z">
        <w:r w:rsidR="00C12E86">
          <w:rPr>
            <w:lang w:val="en-US"/>
          </w:rPr>
          <w:t xml:space="preserve">that </w:t>
        </w:r>
      </w:ins>
      <w:r w:rsidRPr="005E1AF3">
        <w:rPr>
          <w:lang w:val="en-US"/>
        </w:rPr>
        <w:t xml:space="preserve">it is involved in the </w:t>
      </w:r>
      <w:proofErr w:type="spellStart"/>
      <w:r w:rsidRPr="005E1AF3">
        <w:rPr>
          <w:lang w:val="en-US"/>
        </w:rPr>
        <w:t>golgi</w:t>
      </w:r>
      <w:proofErr w:type="spellEnd"/>
      <w:r w:rsidRPr="005E1AF3">
        <w:rPr>
          <w:lang w:val="en-US"/>
        </w:rPr>
        <w:t xml:space="preserve"> trafficking pathway </w:t>
      </w:r>
      <w:ins w:id="323" w:author="Deepikaa Menon" w:date="2020-08-21T18:14:00Z">
        <w:r w:rsidR="0062319E">
          <w:rPr>
            <w:lang w:val="en-US"/>
          </w:rPr>
          <w:t>and not</w:t>
        </w:r>
      </w:ins>
      <w:r w:rsidRPr="005E1AF3">
        <w:rPr>
          <w:lang w:val="en-US"/>
        </w:rPr>
        <w:t xml:space="preserve"> endocytosis</w:t>
      </w:r>
      <w:ins w:id="324" w:author="Deepikaa Menon" w:date="2020-09-21T13:08:00Z">
        <w:r w:rsidR="006D3C64">
          <w:rPr>
            <w:lang w:val="en-US"/>
          </w:rPr>
          <w:t xml:space="preserve"> </w:t>
        </w:r>
        <w:r w:rsidR="00505F06">
          <w:rPr>
            <w:lang w:val="en-US"/>
          </w:rPr>
          <w:fldChar w:fldCharType="begin" w:fldLock="1"/>
        </w:r>
      </w:ins>
      <w:r w:rsidR="00505F06">
        <w:rPr>
          <w:lang w:val="en-US"/>
        </w:rPr>
        <w:instrText>ADDIN CSL_CITATION {"citationItems":[{"id":"ITEM-1","itemData":{"ISSN":"0016-6731","PMID":"10628971","abstract":"Clathrin is involved in selective protein transport at the Golgi apparatus and the plasma membrane. To further understand the molecular mechanisms underlying clathrin-mediated protein transport pathways, we initiated a genetic screen for mutations that display synthetic growth defects when combined with a temperature-sensitive allele of the clathrin heavy chain gene (chc1-521) in Saccharomyces cerevisiae. Mutations, when present in cells with wild-type clathrin, were analyzed for effects on mating pheromone alpha-factor precursor maturation and sorting of the vacuolar protein carboxypeptidase Y as measures of protein sorting at the yeast trans-Golgi network (TGN) compartment. By these criteria, two classes of mutants were obtained, those with and those without defects in protein sorting at the TGN. One mutant with unaltered protein sorting at the TGN contains a mutation in PTC1, a type 2c serine/threonine phosphatase with widespread influences. The collection of mutants displaying TGN sorting defects includes members with mutations in previously identified vacuolar protein sorting genes (VPS), including the dynamin family member VPS1. Striking genetic interactions were observed by combining temperature-sensitive alleles of CHC1 and VPS1, supporting the model that Vps1p is involved in clathrin-mediated vesicle formation at the TGN. Also in the spectrum of mutants with TGN sorting defects are isolates with mutations in the following: RIC1, encoding a product originally proposed to participate in ribosome biogenesis; LUV1, encoding a product potentially involved in vacuole and microtubule organization; and INP53, encoding a synaptojanin-like inositol polyphosphate 5-phosphatase. Disruption of INP53, but not the related INP51 and INP52 genes, resulted in alpha-factor maturation defects and exacerbated alpha-factor maturation defects when combined with chc1-521. Our findings implicate a wide variety of proteins in clathrin-dependent processes and provide evidence for the selective involvement of Inp53p in clathrin-mediated protein sorting at the TGN.","author":[{"dropping-particle":"","family":"Bensen","given":"E S","non-dropping-particle":"","parse-names":false,"suffix":""},{"dropping-particle":"","family":"Costaguta","given":"G","non-dropping-particle":"","parse-names":false,"suffix":""},{"dropping-particle":"","family":"Payne","given":"G S","non-dropping-particle":"","parse-names":false,"suffix":""}],"container-title":"Genetics","id":"ITEM-1","issue":"1","issued":{"date-parts":[["2000","1"]]},"page":"83-97","title":"Synthetic genetic interactions with temperature-sensitive clathrin in Saccharomyces cerevisiae. Roles for synaptojanin-like Inp53p and dynamin-related Vps1p in clathrin-dependent protein sorting at the trans-Golgi network.","type":"article-journal","volume":"154"},"uris":["http://www.mendeley.com/documents/?uuid=17b9b2af-2ea0-3436-ba6a-285c6e13ac1a"]}],"mendeley":{"formattedCitation":"(Bensen, Costaguta, and Payne 2000)","plainTextFormattedCitation":"(Bensen, Costaguta, and Payne 2000)"},"properties":{"noteIndex":0},"schema":"https://github.com/citation-style-language/schema/raw/master/csl-citation.json"}</w:instrText>
      </w:r>
      <w:r w:rsidR="00505F06">
        <w:rPr>
          <w:lang w:val="en-US"/>
        </w:rPr>
        <w:fldChar w:fldCharType="separate"/>
      </w:r>
      <w:r w:rsidR="00505F06" w:rsidRPr="00505F06">
        <w:rPr>
          <w:noProof/>
          <w:lang w:val="en-US"/>
        </w:rPr>
        <w:t>(Bensen, Costaguta, and Payne 2000)</w:t>
      </w:r>
      <w:ins w:id="325" w:author="Deepikaa Menon" w:date="2020-09-21T13:08:00Z">
        <w:r w:rsidR="00505F06">
          <w:rPr>
            <w:lang w:val="en-US"/>
          </w:rPr>
          <w:fldChar w:fldCharType="end"/>
        </w:r>
      </w:ins>
      <w:r w:rsidRPr="005E1AF3">
        <w:rPr>
          <w:lang w:val="en-US"/>
        </w:rPr>
        <w:t>. Although we were unable to</w:t>
      </w:r>
      <w:ins w:id="326" w:author="Deepikaa Menon" w:date="2020-08-25T17:48:00Z">
        <w:r w:rsidR="000C1FCB">
          <w:rPr>
            <w:lang w:val="en-US"/>
          </w:rPr>
          <w:t xml:space="preserve"> observe</w:t>
        </w:r>
      </w:ins>
      <w:r w:rsidRPr="005E1AF3">
        <w:rPr>
          <w:lang w:val="en-US"/>
        </w:rPr>
        <w:t xml:space="preserve"> </w:t>
      </w:r>
      <w:ins w:id="327" w:author="Deepikaa Menon" w:date="2020-08-25T17:48:00Z">
        <w:r w:rsidR="009B02F7">
          <w:rPr>
            <w:lang w:val="en-US"/>
          </w:rPr>
          <w:t>localiz</w:t>
        </w:r>
        <w:r w:rsidR="000C1FCB">
          <w:rPr>
            <w:lang w:val="en-US"/>
          </w:rPr>
          <w:t>ation of</w:t>
        </w:r>
        <w:r w:rsidR="009B02F7" w:rsidRPr="005E1AF3">
          <w:rPr>
            <w:lang w:val="en-US"/>
          </w:rPr>
          <w:t xml:space="preserve"> </w:t>
        </w:r>
      </w:ins>
      <w:r w:rsidRPr="005E1AF3">
        <w:rPr>
          <w:lang w:val="en-US"/>
        </w:rPr>
        <w:t>Inp51</w:t>
      </w:r>
      <w:ins w:id="328" w:author="Deepikaa Menon" w:date="2020-08-25T17:48:00Z">
        <w:r w:rsidR="009B02F7">
          <w:rPr>
            <w:lang w:val="en-US"/>
          </w:rPr>
          <w:t xml:space="preserve"> </w:t>
        </w:r>
      </w:ins>
      <w:r w:rsidRPr="005E1AF3">
        <w:rPr>
          <w:lang w:val="en-US"/>
        </w:rPr>
        <w:t>at endocytic sites</w:t>
      </w:r>
      <w:ins w:id="329" w:author="Deepikaa Menon" w:date="2020-08-21T18:52:00Z">
        <w:r w:rsidR="00B05CB5">
          <w:rPr>
            <w:lang w:val="en-US"/>
          </w:rPr>
          <w:t>, d</w:t>
        </w:r>
      </w:ins>
      <w:r w:rsidR="00B05CB5" w:rsidRPr="005E1AF3">
        <w:rPr>
          <w:lang w:val="en-US"/>
        </w:rPr>
        <w:t>eletion of Inp51 has been shown to exacerbate the effect of \</w:t>
      </w:r>
      <w:proofErr w:type="spellStart"/>
      <w:r w:rsidR="00B05CB5" w:rsidRPr="005E1AF3">
        <w:rPr>
          <w:lang w:val="en-US"/>
        </w:rPr>
        <w:t>textit</w:t>
      </w:r>
      <w:proofErr w:type="spellEnd"/>
      <w:r w:rsidR="00B05CB5" w:rsidRPr="005E1AF3">
        <w:rPr>
          <w:lang w:val="en-US"/>
        </w:rPr>
        <w:t>{inp52$\Delta$} on membrane retraction</w:t>
      </w:r>
      <w:ins w:id="330" w:author="Deepikaa Menon" w:date="2020-08-21T18:54:00Z">
        <w:r w:rsidR="00F85ED8">
          <w:rPr>
            <w:lang w:val="en-US"/>
          </w:rPr>
          <w:t xml:space="preserve"> </w:t>
        </w:r>
        <w:r w:rsidR="00F85ED8">
          <w:rPr>
            <w:lang w:val="en-US"/>
          </w:rPr>
          <w:fldChar w:fldCharType="begin" w:fldLock="1"/>
        </w:r>
      </w:ins>
      <w:r w:rsidR="001844E3">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F85ED8">
        <w:rPr>
          <w:lang w:val="en-US"/>
        </w:rPr>
        <w:fldChar w:fldCharType="separate"/>
      </w:r>
      <w:r w:rsidR="00F85ED8" w:rsidRPr="00F85ED8">
        <w:rPr>
          <w:noProof/>
          <w:lang w:val="en-US"/>
        </w:rPr>
        <w:t>(Liu et al. 2009)</w:t>
      </w:r>
      <w:ins w:id="331" w:author="Deepikaa Menon" w:date="2020-08-21T18:54:00Z">
        <w:r w:rsidR="00F85ED8">
          <w:rPr>
            <w:lang w:val="en-US"/>
          </w:rPr>
          <w:fldChar w:fldCharType="end"/>
        </w:r>
      </w:ins>
      <w:r w:rsidR="00B05CB5" w:rsidRPr="005E1AF3">
        <w:rPr>
          <w:lang w:val="en-US"/>
        </w:rPr>
        <w:t>, so both Inp51 and Inp52 were tested as potential scission regulators</w:t>
      </w:r>
      <w:ins w:id="332" w:author="Deepikaa Menon" w:date="2020-08-21T18:52:00Z">
        <w:r w:rsidR="00B05CB5">
          <w:rPr>
            <w:lang w:val="en-US"/>
          </w:rPr>
          <w:t>.</w:t>
        </w:r>
      </w:ins>
    </w:p>
    <w:p w14:paraId="2E1CD69B" w14:textId="51EB85F9" w:rsidR="005E1AF3" w:rsidRPr="00B62146" w:rsidRDefault="00B05CB5" w:rsidP="005E1AF3">
      <w:pPr>
        <w:rPr>
          <w:strike/>
          <w:lang w:val="en-US"/>
        </w:rPr>
      </w:pPr>
      <w:ins w:id="333" w:author="Deepikaa Menon" w:date="2020-08-21T18:52:00Z">
        <w:r w:rsidRPr="00B62146">
          <w:rPr>
            <w:strike/>
            <w:lang w:val="en-US"/>
          </w:rPr>
          <w:t>(</w:t>
        </w:r>
      </w:ins>
      <w:commentRangeStart w:id="334"/>
      <w:commentRangeStart w:id="335"/>
      <w:r w:rsidR="005E1AF3" w:rsidRPr="00B62146">
        <w:rPr>
          <w:strike/>
          <w:lang w:val="en-US"/>
        </w:rPr>
        <w:t xml:space="preserve"> it may be recruited in small numbers below our detection limit</w:t>
      </w:r>
      <w:commentRangeEnd w:id="334"/>
      <w:r w:rsidR="008A5A0F" w:rsidRPr="00B62146">
        <w:rPr>
          <w:rStyle w:val="CommentReference"/>
          <w:strike/>
        </w:rPr>
        <w:commentReference w:id="334"/>
      </w:r>
      <w:commentRangeEnd w:id="335"/>
      <w:r w:rsidRPr="00B62146">
        <w:rPr>
          <w:rStyle w:val="CommentReference"/>
          <w:strike/>
        </w:rPr>
        <w:commentReference w:id="335"/>
      </w:r>
      <w:r w:rsidR="005E1AF3" w:rsidRPr="00B62146">
        <w:rPr>
          <w:strike/>
          <w:lang w:val="en-US"/>
        </w:rPr>
        <w:t xml:space="preserve">. </w:t>
      </w:r>
      <w:ins w:id="336" w:author="Deepikaa Menon" w:date="2020-08-21T18:53:00Z">
        <w:r w:rsidR="00F85ED8" w:rsidRPr="00B62146">
          <w:rPr>
            <w:strike/>
            <w:lang w:val="en-US"/>
          </w:rPr>
          <w:t>)</w:t>
        </w:r>
      </w:ins>
    </w:p>
    <w:p w14:paraId="2361B5FA" w14:textId="77777777" w:rsidR="005E1AF3" w:rsidRPr="005E1AF3" w:rsidRDefault="005E1AF3" w:rsidP="005E1AF3">
      <w:pPr>
        <w:rPr>
          <w:lang w:val="en-US"/>
        </w:rPr>
      </w:pPr>
    </w:p>
    <w:p w14:paraId="4DAF8415" w14:textId="2EB8F096" w:rsidR="005E1AF3" w:rsidRDefault="005E1AF3" w:rsidP="005E1AF3">
      <w:pPr>
        <w:rPr>
          <w:rFonts w:ascii="MS Gothic" w:eastAsia="MS Gothic" w:hAnsi="MS Gothic" w:cs="MS Gothic"/>
          <w:lang w:val="en-US"/>
        </w:rPr>
      </w:pPr>
      <w:r w:rsidRPr="005E1AF3">
        <w:rPr>
          <w:lang w:val="en-US"/>
        </w:rPr>
        <w:t>Dynamics of Sla1-eGFP and Rvs167-eGFP in \</w:t>
      </w:r>
      <w:proofErr w:type="spellStart"/>
      <w:r w:rsidRPr="005E1AF3">
        <w:rPr>
          <w:lang w:val="en-US"/>
        </w:rPr>
        <w:t>textit</w:t>
      </w:r>
      <w:proofErr w:type="spellEnd"/>
      <w:r w:rsidRPr="005E1AF3">
        <w:rPr>
          <w:lang w:val="en-US"/>
        </w:rPr>
        <w:t xml:space="preserve">{inp51$\Delta$} </w:t>
      </w:r>
      <w:ins w:id="337" w:author="Deepikaa Menon" w:date="2020-08-25T17:58:00Z">
        <w:r w:rsidR="005D360B">
          <w:rPr>
            <w:lang w:val="en-US"/>
          </w:rPr>
          <w:t>and</w:t>
        </w:r>
        <w:r w:rsidR="005D360B" w:rsidRPr="005E1AF3">
          <w:rPr>
            <w:lang w:val="en-US"/>
          </w:rPr>
          <w:t xml:space="preserve"> </w:t>
        </w:r>
      </w:ins>
      <w:r w:rsidRPr="005E1AF3">
        <w:rPr>
          <w:lang w:val="en-US"/>
        </w:rPr>
        <w:t>\</w:t>
      </w:r>
      <w:proofErr w:type="spellStart"/>
      <w:r w:rsidRPr="005E1AF3">
        <w:rPr>
          <w:lang w:val="en-US"/>
        </w:rPr>
        <w:t>textit</w:t>
      </w:r>
      <w:proofErr w:type="spellEnd"/>
      <w:r w:rsidRPr="005E1AF3">
        <w:rPr>
          <w:lang w:val="en-US"/>
        </w:rPr>
        <w:t>{inp52$\Delta$} cells were</w:t>
      </w:r>
      <w:ins w:id="338" w:author="Deepikaa Menon" w:date="2020-08-25T17:58:00Z">
        <w:r w:rsidR="002C1F78">
          <w:rPr>
            <w:lang w:val="en-US"/>
          </w:rPr>
          <w:t xml:space="preserve"> </w:t>
        </w:r>
      </w:ins>
      <w:r w:rsidRPr="005E1AF3">
        <w:rPr>
          <w:lang w:val="en-US"/>
        </w:rPr>
        <w:t>compared against the WT</w:t>
      </w:r>
      <w:ins w:id="339" w:author="Deepikaa Menon" w:date="2020-08-25T17:48:00Z">
        <w:r w:rsidR="005B667B">
          <w:rPr>
            <w:lang w:val="en-US"/>
          </w:rPr>
          <w:t xml:space="preserve"> (Fig2</w:t>
        </w:r>
      </w:ins>
      <w:ins w:id="340" w:author="Deepikaa Menon" w:date="2020-09-22T19:47:00Z">
        <w:r w:rsidR="00ED13E4">
          <w:rPr>
            <w:lang w:val="en-US"/>
          </w:rPr>
          <w:t>C</w:t>
        </w:r>
      </w:ins>
      <w:ins w:id="341" w:author="Deepikaa Menon" w:date="2020-09-22T22:47:00Z">
        <w:r w:rsidR="001F468E">
          <w:rPr>
            <w:lang w:val="en-US"/>
          </w:rPr>
          <w:t>-</w:t>
        </w:r>
      </w:ins>
      <w:ins w:id="342" w:author="Deepikaa Menon" w:date="2020-09-21T13:09:00Z">
        <w:r w:rsidR="00D264AF">
          <w:rPr>
            <w:lang w:val="en-US"/>
          </w:rPr>
          <w:t>E</w:t>
        </w:r>
      </w:ins>
      <w:ins w:id="343" w:author="Deepikaa Menon" w:date="2020-08-25T17:48:00Z">
        <w:r w:rsidR="005B667B">
          <w:rPr>
            <w:lang w:val="en-US"/>
          </w:rPr>
          <w:t>)</w:t>
        </w:r>
      </w:ins>
      <w:r w:rsidRPr="005E1AF3">
        <w:rPr>
          <w:lang w:val="en-US"/>
        </w:rPr>
        <w:t xml:space="preserve">. </w:t>
      </w:r>
      <w:ins w:id="344" w:author="Microsoft Office User" w:date="2020-09-08T02:10:00Z">
        <w:r w:rsidR="00EA7C5F">
          <w:rPr>
            <w:lang w:val="en-US"/>
          </w:rPr>
          <w:t>Scission efficiency</w:t>
        </w:r>
      </w:ins>
      <w:ins w:id="345" w:author="Deepikaa Menon" w:date="2020-09-21T15:45:00Z">
        <w:r w:rsidR="00E10DF2">
          <w:rPr>
            <w:lang w:val="en-US"/>
          </w:rPr>
          <w:t xml:space="preserve"> </w:t>
        </w:r>
      </w:ins>
      <w:ins w:id="346" w:author="Deepikaa Menon" w:date="2020-09-22T22:48:00Z">
        <w:r w:rsidR="00FD3CDC" w:rsidRPr="005E1AF3">
          <w:rPr>
            <w:lang w:val="en-US"/>
          </w:rPr>
          <w:t>d</w:t>
        </w:r>
        <w:r w:rsidR="00FD3CDC">
          <w:rPr>
            <w:lang w:val="en-US"/>
          </w:rPr>
          <w:t>id</w:t>
        </w:r>
        <w:r w:rsidR="00FD3CDC" w:rsidRPr="005E1AF3">
          <w:rPr>
            <w:lang w:val="en-US"/>
          </w:rPr>
          <w:t xml:space="preserve"> </w:t>
        </w:r>
      </w:ins>
      <w:r w:rsidRPr="005E1AF3">
        <w:rPr>
          <w:lang w:val="en-US"/>
        </w:rPr>
        <w:t xml:space="preserve">not significantly </w:t>
      </w:r>
      <w:ins w:id="347" w:author="Microsoft Office User" w:date="2020-09-08T02:10:00Z">
        <w:r w:rsidR="00EA7C5F">
          <w:rPr>
            <w:lang w:val="en-US"/>
          </w:rPr>
          <w:t>de</w:t>
        </w:r>
      </w:ins>
      <w:r w:rsidRPr="005E1AF3">
        <w:rPr>
          <w:lang w:val="en-US"/>
        </w:rPr>
        <w:t xml:space="preserve">crease in </w:t>
      </w:r>
      <w:ins w:id="348" w:author="Deepikaa Menon" w:date="2020-09-21T13:10:00Z">
        <w:r w:rsidR="00603AFC" w:rsidRPr="005E1AF3">
          <w:rPr>
            <w:lang w:val="en-US"/>
          </w:rPr>
          <w:t>\</w:t>
        </w:r>
        <w:proofErr w:type="spellStart"/>
        <w:r w:rsidR="00603AFC" w:rsidRPr="005E1AF3">
          <w:rPr>
            <w:lang w:val="en-US"/>
          </w:rPr>
          <w:t>textit</w:t>
        </w:r>
        <w:proofErr w:type="spellEnd"/>
        <w:r w:rsidR="00603AFC" w:rsidRPr="005E1AF3">
          <w:rPr>
            <w:lang w:val="en-US"/>
          </w:rPr>
          <w:t>{inp51$\Delta$}</w:t>
        </w:r>
      </w:ins>
      <w:r w:rsidRPr="005E1AF3">
        <w:rPr>
          <w:lang w:val="en-US"/>
        </w:rPr>
        <w:t xml:space="preserve"> compared to the WT</w:t>
      </w:r>
      <w:ins w:id="349" w:author="Deepikaa Menon" w:date="2020-09-21T13:11:00Z">
        <w:r w:rsidR="002B73B6">
          <w:rPr>
            <w:lang w:val="en-US"/>
          </w:rPr>
          <w:t>, but show</w:t>
        </w:r>
      </w:ins>
      <w:ins w:id="350" w:author="Deepikaa Menon" w:date="2020-09-22T22:48:00Z">
        <w:r w:rsidR="00C41DDC">
          <w:rPr>
            <w:lang w:val="en-US"/>
          </w:rPr>
          <w:t>ed</w:t>
        </w:r>
      </w:ins>
      <w:ins w:id="351" w:author="Deepikaa Menon" w:date="2020-09-21T13:11:00Z">
        <w:r w:rsidR="002B73B6">
          <w:rPr>
            <w:lang w:val="en-US"/>
          </w:rPr>
          <w:t xml:space="preserve"> a slight decrease in </w:t>
        </w:r>
        <w:r w:rsidR="002B73B6" w:rsidRPr="005E1AF3">
          <w:rPr>
            <w:lang w:val="en-US"/>
          </w:rPr>
          <w:t>\</w:t>
        </w:r>
        <w:proofErr w:type="spellStart"/>
        <w:r w:rsidR="002B73B6" w:rsidRPr="005E1AF3">
          <w:rPr>
            <w:lang w:val="en-US"/>
          </w:rPr>
          <w:t>textit</w:t>
        </w:r>
        <w:proofErr w:type="spellEnd"/>
        <w:r w:rsidR="002B73B6" w:rsidRPr="005E1AF3">
          <w:rPr>
            <w:lang w:val="en-US"/>
          </w:rPr>
          <w:t>{inp5</w:t>
        </w:r>
        <w:r w:rsidR="002B73B6">
          <w:rPr>
            <w:lang w:val="en-US"/>
          </w:rPr>
          <w:t>2</w:t>
        </w:r>
        <w:r w:rsidR="002B73B6" w:rsidRPr="005E1AF3">
          <w:rPr>
            <w:lang w:val="en-US"/>
          </w:rPr>
          <w:t>$\Delta$}</w:t>
        </w:r>
        <w:r w:rsidR="002B73B6">
          <w:rPr>
            <w:lang w:val="en-US"/>
          </w:rPr>
          <w:t xml:space="preserve"> cells</w:t>
        </w:r>
      </w:ins>
      <w:r w:rsidRPr="005E1AF3">
        <w:rPr>
          <w:lang w:val="en-US"/>
        </w:rPr>
        <w:t xml:space="preserve"> (</w:t>
      </w:r>
      <w:ins w:id="352" w:author="Deepikaa Menon" w:date="2020-09-22T19:47:00Z">
        <w:r w:rsidR="00ED13E4" w:rsidRPr="005E1AF3">
          <w:rPr>
            <w:lang w:val="en-US"/>
          </w:rPr>
          <w:t>Fig2</w:t>
        </w:r>
        <w:r w:rsidR="00ED13E4">
          <w:rPr>
            <w:lang w:val="en-US"/>
          </w:rPr>
          <w:t>C</w:t>
        </w:r>
      </w:ins>
      <w:r w:rsidRPr="005E1AF3">
        <w:rPr>
          <w:lang w:val="en-US"/>
        </w:rPr>
        <w:t xml:space="preserve">). </w:t>
      </w:r>
      <w:ins w:id="353" w:author="Deepikaa Menon" w:date="2020-09-21T15:50:00Z">
        <w:r w:rsidR="002C42F3">
          <w:rPr>
            <w:lang w:val="en-US"/>
          </w:rPr>
          <w:t>Total moveme</w:t>
        </w:r>
      </w:ins>
      <w:ins w:id="354" w:author="Deepikaa Menon" w:date="2020-09-21T15:51:00Z">
        <w:r w:rsidR="002C42F3">
          <w:rPr>
            <w:lang w:val="en-US"/>
          </w:rPr>
          <w:t>nt</w:t>
        </w:r>
      </w:ins>
      <w:r w:rsidRPr="005E1AF3">
        <w:rPr>
          <w:lang w:val="en-US"/>
        </w:rPr>
        <w:t xml:space="preserve"> </w:t>
      </w:r>
      <w:ins w:id="355" w:author="Deepikaa Menon" w:date="2020-09-22T19:47:00Z">
        <w:r w:rsidR="00E8379A">
          <w:rPr>
            <w:lang w:val="en-US"/>
          </w:rPr>
          <w:t xml:space="preserve">of </w:t>
        </w:r>
      </w:ins>
      <w:r w:rsidRPr="005E1AF3">
        <w:rPr>
          <w:lang w:val="en-US"/>
        </w:rPr>
        <w:t>Sla1 and Rvs167 centroid</w:t>
      </w:r>
      <w:ins w:id="356" w:author="Deepikaa Menon" w:date="2020-09-21T15:51:00Z">
        <w:r w:rsidR="0089501A">
          <w:rPr>
            <w:lang w:val="en-US"/>
          </w:rPr>
          <w:t>s</w:t>
        </w:r>
      </w:ins>
      <w:r w:rsidRPr="005E1AF3">
        <w:rPr>
          <w:lang w:val="en-US"/>
        </w:rPr>
        <w:t xml:space="preserve"> in \</w:t>
      </w:r>
      <w:proofErr w:type="spellStart"/>
      <w:r w:rsidRPr="005E1AF3">
        <w:rPr>
          <w:lang w:val="en-US"/>
        </w:rPr>
        <w:t>textit</w:t>
      </w:r>
      <w:proofErr w:type="spellEnd"/>
      <w:r w:rsidRPr="005E1AF3">
        <w:rPr>
          <w:lang w:val="en-US"/>
        </w:rPr>
        <w:t xml:space="preserve">{inp51$\Delta$} </w:t>
      </w:r>
      <w:ins w:id="357" w:author="Deepikaa Menon" w:date="2020-09-22T22:48:00Z">
        <w:r w:rsidR="00BF5236">
          <w:rPr>
            <w:lang w:val="en-US"/>
          </w:rPr>
          <w:t>were</w:t>
        </w:r>
        <w:r w:rsidR="00BF5236" w:rsidRPr="005E1AF3">
          <w:rPr>
            <w:lang w:val="en-US"/>
          </w:rPr>
          <w:t xml:space="preserve"> </w:t>
        </w:r>
      </w:ins>
      <w:r w:rsidRPr="005E1AF3">
        <w:rPr>
          <w:lang w:val="en-US"/>
        </w:rPr>
        <w:t xml:space="preserve">the same as </w:t>
      </w:r>
      <w:ins w:id="358" w:author="Deepikaa Menon" w:date="2020-09-22T22:47:00Z">
        <w:r w:rsidR="000F4C57">
          <w:rPr>
            <w:lang w:val="en-US"/>
          </w:rPr>
          <w:t>in</w:t>
        </w:r>
        <w:r w:rsidR="000F4C57" w:rsidRPr="005E1AF3">
          <w:rPr>
            <w:lang w:val="en-US"/>
          </w:rPr>
          <w:t xml:space="preserve"> </w:t>
        </w:r>
      </w:ins>
      <w:r w:rsidRPr="005E1AF3">
        <w:rPr>
          <w:lang w:val="en-US"/>
        </w:rPr>
        <w:t>WT (Fig2</w:t>
      </w:r>
      <w:ins w:id="359" w:author="Deepikaa Menon" w:date="2020-09-21T13:23:00Z">
        <w:r w:rsidR="000B78E7">
          <w:rPr>
            <w:lang w:val="en-US"/>
          </w:rPr>
          <w:t>D</w:t>
        </w:r>
      </w:ins>
      <w:r w:rsidRPr="005E1AF3">
        <w:rPr>
          <w:lang w:val="en-US"/>
        </w:rPr>
        <w:t>,</w:t>
      </w:r>
      <w:ins w:id="360" w:author="Deepikaa Menon" w:date="2020-09-21T13:23:00Z">
        <w:r w:rsidR="000B78E7">
          <w:rPr>
            <w:lang w:val="en-US"/>
          </w:rPr>
          <w:t>E</w:t>
        </w:r>
      </w:ins>
      <w:r w:rsidRPr="005E1AF3">
        <w:rPr>
          <w:lang w:val="en-US"/>
        </w:rPr>
        <w:t>)</w:t>
      </w:r>
      <w:ins w:id="361" w:author="Deepikaa Menon" w:date="2020-08-25T18:01:00Z">
        <w:r w:rsidR="001224E2">
          <w:rPr>
            <w:lang w:val="en-US"/>
          </w:rPr>
          <w:t>, while Rvs167 assemb</w:t>
        </w:r>
      </w:ins>
      <w:ins w:id="362" w:author="Deepikaa Menon" w:date="2020-08-25T18:02:00Z">
        <w:r w:rsidR="001224E2">
          <w:rPr>
            <w:lang w:val="en-US"/>
          </w:rPr>
          <w:t xml:space="preserve">ly </w:t>
        </w:r>
      </w:ins>
      <w:ins w:id="363" w:author="Deepikaa Menon" w:date="2020-09-22T19:34:00Z">
        <w:r w:rsidR="00E054F7">
          <w:rPr>
            <w:lang w:val="en-US"/>
          </w:rPr>
          <w:t xml:space="preserve">and disassembly </w:t>
        </w:r>
      </w:ins>
      <w:ins w:id="364" w:author="Deepikaa Menon" w:date="2020-09-22T19:37:00Z">
        <w:r w:rsidR="001D18E4">
          <w:rPr>
            <w:lang w:val="en-US"/>
          </w:rPr>
          <w:t>t</w:t>
        </w:r>
      </w:ins>
      <w:ins w:id="365" w:author="Deepikaa Menon" w:date="2020-09-22T22:49:00Z">
        <w:r w:rsidR="008F2C56">
          <w:rPr>
            <w:lang w:val="en-US"/>
          </w:rPr>
          <w:t>ook</w:t>
        </w:r>
      </w:ins>
      <w:ins w:id="366" w:author="Deepikaa Menon" w:date="2020-09-22T19:37:00Z">
        <w:r w:rsidR="001D18E4">
          <w:rPr>
            <w:lang w:val="en-US"/>
          </w:rPr>
          <w:t xml:space="preserve"> longer</w:t>
        </w:r>
      </w:ins>
      <w:ins w:id="367" w:author="Deepikaa Menon" w:date="2020-08-25T18:02:00Z">
        <w:r w:rsidR="001224E2">
          <w:rPr>
            <w:lang w:val="en-US"/>
          </w:rPr>
          <w:t xml:space="preserve"> </w:t>
        </w:r>
        <w:commentRangeStart w:id="368"/>
        <w:r w:rsidR="001224E2">
          <w:rPr>
            <w:lang w:val="en-US"/>
          </w:rPr>
          <w:t>(Fig2 supplement)</w:t>
        </w:r>
      </w:ins>
      <w:r w:rsidRPr="005E1AF3">
        <w:rPr>
          <w:lang w:val="en-US"/>
        </w:rPr>
        <w:t>.</w:t>
      </w:r>
      <w:ins w:id="369" w:author="Deepikaa Menon" w:date="2020-09-22T19:37:00Z">
        <w:r w:rsidR="008B151B">
          <w:rPr>
            <w:lang w:val="en-US"/>
          </w:rPr>
          <w:t xml:space="preserve"> </w:t>
        </w:r>
      </w:ins>
      <w:r w:rsidRPr="005E1AF3">
        <w:rPr>
          <w:lang w:val="en-US"/>
        </w:rPr>
        <w:t xml:space="preserve"> </w:t>
      </w:r>
      <w:commentRangeEnd w:id="368"/>
      <w:r w:rsidR="00687BC5">
        <w:rPr>
          <w:rStyle w:val="CommentReference"/>
        </w:rPr>
        <w:commentReference w:id="368"/>
      </w:r>
      <w:ins w:id="370" w:author="Deepikaa Menon" w:date="2020-09-22T19:38:00Z">
        <w:r w:rsidR="008B151B">
          <w:rPr>
            <w:lang w:val="en-US"/>
          </w:rPr>
          <w:t xml:space="preserve"> Rvs167 centroid</w:t>
        </w:r>
      </w:ins>
      <w:ins w:id="371" w:author="Deepikaa Menon" w:date="2020-09-22T22:47:00Z">
        <w:r w:rsidR="007C1E98">
          <w:rPr>
            <w:lang w:val="en-US"/>
          </w:rPr>
          <w:t>,</w:t>
        </w:r>
      </w:ins>
      <w:ins w:id="372" w:author="Deepikaa Menon" w:date="2020-09-22T19:38:00Z">
        <w:r w:rsidR="008B151B">
          <w:rPr>
            <w:lang w:val="en-US"/>
          </w:rPr>
          <w:t xml:space="preserve"> after the inward movement</w:t>
        </w:r>
      </w:ins>
      <w:ins w:id="373" w:author="Deepikaa Menon" w:date="2020-09-22T22:47:00Z">
        <w:r w:rsidR="007C1E98">
          <w:rPr>
            <w:lang w:val="en-US"/>
          </w:rPr>
          <w:t>,</w:t>
        </w:r>
      </w:ins>
      <w:ins w:id="374" w:author="Deepikaa Menon" w:date="2020-09-22T19:38:00Z">
        <w:r w:rsidR="008B151B">
          <w:rPr>
            <w:lang w:val="en-US"/>
          </w:rPr>
          <w:t xml:space="preserve"> </w:t>
        </w:r>
      </w:ins>
      <w:ins w:id="375" w:author="Deepikaa Menon" w:date="2020-09-22T19:39:00Z">
        <w:r w:rsidR="008B151B">
          <w:rPr>
            <w:lang w:val="en-US"/>
          </w:rPr>
          <w:t>appear</w:t>
        </w:r>
      </w:ins>
      <w:ins w:id="376" w:author="Deepikaa Menon" w:date="2020-09-22T22:48:00Z">
        <w:r w:rsidR="007344B6">
          <w:rPr>
            <w:lang w:val="en-US"/>
          </w:rPr>
          <w:t>ed</w:t>
        </w:r>
      </w:ins>
      <w:ins w:id="377" w:author="Deepikaa Menon" w:date="2020-09-22T19:39:00Z">
        <w:r w:rsidR="008B151B">
          <w:rPr>
            <w:lang w:val="en-US"/>
          </w:rPr>
          <w:t xml:space="preserve"> to persist</w:t>
        </w:r>
      </w:ins>
      <w:ins w:id="378" w:author="Deepikaa Menon" w:date="2020-09-22T19:40:00Z">
        <w:r w:rsidR="008B151B">
          <w:rPr>
            <w:lang w:val="en-US"/>
          </w:rPr>
          <w:t xml:space="preserve"> compared to the W</w:t>
        </w:r>
      </w:ins>
      <w:ins w:id="379" w:author="Deepikaa Menon" w:date="2020-09-22T19:47:00Z">
        <w:r w:rsidR="00146E79">
          <w:rPr>
            <w:lang w:val="en-US"/>
          </w:rPr>
          <w:t>T</w:t>
        </w:r>
      </w:ins>
      <w:ins w:id="380" w:author="Deepikaa Menon" w:date="2020-09-22T19:40:00Z">
        <w:r w:rsidR="008B151B">
          <w:rPr>
            <w:lang w:val="en-US"/>
          </w:rPr>
          <w:t xml:space="preserve">, </w:t>
        </w:r>
      </w:ins>
      <w:ins w:id="381" w:author="Deepikaa Menon" w:date="2020-09-22T19:47:00Z">
        <w:r w:rsidR="00FF0E5D">
          <w:rPr>
            <w:lang w:val="en-US"/>
          </w:rPr>
          <w:t>likely because of</w:t>
        </w:r>
      </w:ins>
      <w:ins w:id="382" w:author="Deepikaa Menon" w:date="2020-09-22T19:40:00Z">
        <w:r w:rsidR="008B151B">
          <w:rPr>
            <w:lang w:val="en-US"/>
          </w:rPr>
          <w:t xml:space="preserve"> a delay in Rvs167 disassembly</w:t>
        </w:r>
      </w:ins>
      <w:ins w:id="383" w:author="Deepikaa Menon" w:date="2020-09-22T19:47:00Z">
        <w:r w:rsidR="00C369DF">
          <w:rPr>
            <w:lang w:val="en-US"/>
          </w:rPr>
          <w:t xml:space="preserve"> fr</w:t>
        </w:r>
      </w:ins>
      <w:ins w:id="384" w:author="Deepikaa Menon" w:date="2020-09-22T19:48:00Z">
        <w:r w:rsidR="00C369DF">
          <w:rPr>
            <w:lang w:val="en-US"/>
          </w:rPr>
          <w:t>om the newly formed vesicle</w:t>
        </w:r>
      </w:ins>
      <w:ins w:id="385" w:author="Deepikaa Menon" w:date="2020-09-22T19:40:00Z">
        <w:r w:rsidR="008B151B">
          <w:rPr>
            <w:lang w:val="en-US"/>
          </w:rPr>
          <w:t>.</w:t>
        </w:r>
      </w:ins>
      <w:ins w:id="386" w:author="Deepikaa Menon" w:date="2020-09-22T19:39:00Z">
        <w:r w:rsidR="008B151B">
          <w:rPr>
            <w:lang w:val="en-US"/>
          </w:rPr>
          <w:t xml:space="preserve"> </w:t>
        </w:r>
      </w:ins>
      <w:r w:rsidRPr="005E1AF3">
        <w:rPr>
          <w:lang w:val="en-US"/>
        </w:rPr>
        <w:t>In \</w:t>
      </w:r>
      <w:proofErr w:type="spellStart"/>
      <w:r w:rsidRPr="005E1AF3">
        <w:rPr>
          <w:lang w:val="en-US"/>
        </w:rPr>
        <w:t>textit</w:t>
      </w:r>
      <w:proofErr w:type="spellEnd"/>
      <w:r w:rsidRPr="005E1AF3">
        <w:rPr>
          <w:lang w:val="en-US"/>
        </w:rPr>
        <w:t xml:space="preserve">{inp52$\Delta$} cells, Sla1 movement </w:t>
      </w:r>
      <w:ins w:id="387" w:author="Deepikaa Menon" w:date="2020-09-22T22:48:00Z">
        <w:r w:rsidR="001D3E50" w:rsidRPr="005E1AF3">
          <w:rPr>
            <w:lang w:val="en-US"/>
          </w:rPr>
          <w:t>ha</w:t>
        </w:r>
        <w:r w:rsidR="001D3E50">
          <w:rPr>
            <w:lang w:val="en-US"/>
          </w:rPr>
          <w:t>d</w:t>
        </w:r>
        <w:r w:rsidR="001D3E50" w:rsidRPr="005E1AF3">
          <w:rPr>
            <w:lang w:val="en-US"/>
          </w:rPr>
          <w:t xml:space="preserve"> </w:t>
        </w:r>
      </w:ins>
      <w:r w:rsidRPr="005E1AF3">
        <w:rPr>
          <w:lang w:val="en-US"/>
        </w:rPr>
        <w:t>the</w:t>
      </w:r>
      <w:ins w:id="388" w:author="Deepikaa Menon" w:date="2020-09-22T19:40:00Z">
        <w:r w:rsidR="009F135D">
          <w:rPr>
            <w:lang w:val="en-US"/>
          </w:rPr>
          <w:t xml:space="preserve"> same</w:t>
        </w:r>
      </w:ins>
      <w:r w:rsidRPr="005E1AF3">
        <w:rPr>
          <w:lang w:val="en-US"/>
        </w:rPr>
        <w:t xml:space="preserve"> magnitude and </w:t>
      </w:r>
      <w:ins w:id="389" w:author="Deepikaa Menon" w:date="2020-09-22T19:48:00Z">
        <w:r w:rsidR="00E67CA2">
          <w:rPr>
            <w:lang w:val="en-US"/>
          </w:rPr>
          <w:t>rate</w:t>
        </w:r>
        <w:r w:rsidR="00E67CA2" w:rsidRPr="005E1AF3">
          <w:rPr>
            <w:lang w:val="en-US"/>
          </w:rPr>
          <w:t xml:space="preserve"> </w:t>
        </w:r>
      </w:ins>
      <w:r w:rsidRPr="005E1AF3">
        <w:rPr>
          <w:lang w:val="en-US"/>
        </w:rPr>
        <w:t>as</w:t>
      </w:r>
      <w:ins w:id="390" w:author="Deepikaa Menon" w:date="2020-09-22T19:48:00Z">
        <w:r w:rsidR="00C633A3">
          <w:rPr>
            <w:lang w:val="en-US"/>
          </w:rPr>
          <w:t xml:space="preserve"> in</w:t>
        </w:r>
      </w:ins>
      <w:r w:rsidRPr="005E1AF3">
        <w:rPr>
          <w:lang w:val="en-US"/>
        </w:rPr>
        <w:t xml:space="preserve"> WT, but Sla1-eGFP signal is persistent after </w:t>
      </w:r>
      <w:ins w:id="391" w:author="Deepikaa Menon" w:date="2020-09-22T22:54:00Z">
        <w:r w:rsidR="008B7FC8">
          <w:rPr>
            <w:lang w:val="en-US"/>
          </w:rPr>
          <w:t>inward mov</w:t>
        </w:r>
      </w:ins>
      <w:ins w:id="392" w:author="Deepikaa Menon" w:date="2020-09-23T11:38:00Z">
        <w:r w:rsidR="001372CF">
          <w:rPr>
            <w:lang w:val="en-US"/>
          </w:rPr>
          <w:t>e</w:t>
        </w:r>
      </w:ins>
      <w:ins w:id="393" w:author="Deepikaa Menon" w:date="2020-09-22T22:54:00Z">
        <w:r w:rsidR="008B7FC8">
          <w:rPr>
            <w:lang w:val="en-US"/>
          </w:rPr>
          <w:t>ment</w:t>
        </w:r>
        <w:r w:rsidR="008B7FC8" w:rsidRPr="005E1AF3">
          <w:rPr>
            <w:lang w:val="en-US"/>
          </w:rPr>
          <w:t xml:space="preserve"> </w:t>
        </w:r>
      </w:ins>
      <w:commentRangeStart w:id="394"/>
      <w:r w:rsidRPr="006D6121">
        <w:rPr>
          <w:strike/>
          <w:lang w:val="en-US"/>
        </w:rPr>
        <w:t>scission</w:t>
      </w:r>
      <w:commentRangeEnd w:id="394"/>
      <w:r w:rsidR="00312165" w:rsidRPr="006D6121">
        <w:rPr>
          <w:rStyle w:val="CommentReference"/>
          <w:strike/>
        </w:rPr>
        <w:commentReference w:id="394"/>
      </w:r>
      <w:r w:rsidRPr="005E1AF3">
        <w:rPr>
          <w:lang w:val="en-US"/>
        </w:rPr>
        <w:t xml:space="preserve"> (Fig.2</w:t>
      </w:r>
      <w:ins w:id="395" w:author="Deepikaa Menon" w:date="2020-09-22T19:40:00Z">
        <w:r w:rsidR="00AB540E">
          <w:rPr>
            <w:lang w:val="en-US"/>
          </w:rPr>
          <w:t>D</w:t>
        </w:r>
      </w:ins>
      <w:r w:rsidRPr="005E1AF3">
        <w:rPr>
          <w:lang w:val="en-US"/>
        </w:rPr>
        <w:t xml:space="preserve">). Rvs167 and Sla1 disassembly </w:t>
      </w:r>
      <w:ins w:id="396" w:author="Deepikaa Menon" w:date="2020-09-22T22:48:00Z">
        <w:r w:rsidR="0054344C">
          <w:rPr>
            <w:lang w:val="en-US"/>
          </w:rPr>
          <w:t>were</w:t>
        </w:r>
      </w:ins>
      <w:r w:rsidRPr="005E1AF3">
        <w:rPr>
          <w:lang w:val="en-US"/>
        </w:rPr>
        <w:t xml:space="preserve"> delay</w:t>
      </w:r>
      <w:ins w:id="397" w:author="Deepikaa Menon" w:date="2020-09-22T22:48:00Z">
        <w:r w:rsidR="0054344C">
          <w:rPr>
            <w:lang w:val="en-US"/>
          </w:rPr>
          <w:t>ed</w:t>
        </w:r>
      </w:ins>
      <w:ins w:id="398" w:author="Deepikaa Menon" w:date="2020-09-22T19:41:00Z">
        <w:r w:rsidR="00794CF8">
          <w:rPr>
            <w:lang w:val="en-US"/>
          </w:rPr>
          <w:t xml:space="preserve"> in </w:t>
        </w:r>
        <w:r w:rsidR="00794CF8" w:rsidRPr="005E1AF3">
          <w:rPr>
            <w:lang w:val="en-US"/>
          </w:rPr>
          <w:t>\</w:t>
        </w:r>
        <w:proofErr w:type="spellStart"/>
        <w:r w:rsidR="00794CF8" w:rsidRPr="005E1AF3">
          <w:rPr>
            <w:lang w:val="en-US"/>
          </w:rPr>
          <w:t>textit</w:t>
        </w:r>
        <w:proofErr w:type="spellEnd"/>
        <w:r w:rsidR="00794CF8" w:rsidRPr="005E1AF3">
          <w:rPr>
            <w:lang w:val="en-US"/>
          </w:rPr>
          <w:t xml:space="preserve">{inp52$\Delta$} </w:t>
        </w:r>
        <w:r w:rsidR="00794CF8">
          <w:rPr>
            <w:lang w:val="en-US"/>
          </w:rPr>
          <w:t>cells compared to WT</w:t>
        </w:r>
      </w:ins>
      <w:r w:rsidRPr="005E1AF3">
        <w:rPr>
          <w:lang w:val="en-US"/>
        </w:rPr>
        <w:t xml:space="preserve"> (Fig2 suppleme</w:t>
      </w:r>
      <w:ins w:id="399" w:author="Deepikaa Menon" w:date="2020-08-25T17:59:00Z">
        <w:r w:rsidR="00977B5F">
          <w:rPr>
            <w:lang w:val="en-US"/>
          </w:rPr>
          <w:t>nt</w:t>
        </w:r>
      </w:ins>
      <w:ins w:id="400" w:author="Deepikaa Menon" w:date="2020-09-22T19:49:00Z">
        <w:r w:rsidR="00E4519B">
          <w:rPr>
            <w:lang w:val="en-US"/>
          </w:rPr>
          <w:t>1</w:t>
        </w:r>
      </w:ins>
      <w:ins w:id="401" w:author="Deepikaa Menon" w:date="2020-08-25T17:59:00Z">
        <w:r w:rsidR="00977B5F">
          <w:rPr>
            <w:lang w:val="en-US"/>
          </w:rPr>
          <w:t>). This data are consistent</w:t>
        </w:r>
      </w:ins>
      <w:ins w:id="402" w:author="Deepikaa Menon" w:date="2020-08-25T18:00:00Z">
        <w:r w:rsidR="00977B5F">
          <w:rPr>
            <w:lang w:val="en-US"/>
          </w:rPr>
          <w:t xml:space="preserve"> </w:t>
        </w:r>
        <w:r w:rsidR="00977B5F">
          <w:rPr>
            <w:lang w:val="en-US"/>
          </w:rPr>
          <w:lastRenderedPageBreak/>
          <w:t xml:space="preserve">with </w:t>
        </w:r>
      </w:ins>
      <w:proofErr w:type="spellStart"/>
      <w:ins w:id="403" w:author="Deepikaa Menon" w:date="2020-09-22T19:49:00Z">
        <w:r w:rsidR="00414684">
          <w:rPr>
            <w:lang w:val="en-US"/>
          </w:rPr>
          <w:t>S</w:t>
        </w:r>
      </w:ins>
      <w:ins w:id="404" w:author="Deepikaa Menon" w:date="2020-08-25T18:00:00Z">
        <w:r w:rsidR="00977B5F">
          <w:rPr>
            <w:lang w:val="en-US"/>
          </w:rPr>
          <w:t>ynaptojanin</w:t>
        </w:r>
        <w:proofErr w:type="spellEnd"/>
        <w:r w:rsidR="00977B5F">
          <w:rPr>
            <w:lang w:val="en-US"/>
          </w:rPr>
          <w:t xml:space="preserve"> involvement in</w:t>
        </w:r>
        <w:r w:rsidR="00C7321A">
          <w:rPr>
            <w:lang w:val="en-US"/>
          </w:rPr>
          <w:t xml:space="preserve"> ass</w:t>
        </w:r>
      </w:ins>
      <w:ins w:id="405" w:author="Deepikaa Menon" w:date="2020-08-25T18:01:00Z">
        <w:r w:rsidR="00C7321A">
          <w:rPr>
            <w:lang w:val="en-US"/>
          </w:rPr>
          <w:t>embly and</w:t>
        </w:r>
      </w:ins>
      <w:ins w:id="406" w:author="Deepikaa Menon" w:date="2020-08-25T18:00:00Z">
        <w:r w:rsidR="00977B5F">
          <w:rPr>
            <w:lang w:val="en-US"/>
          </w:rPr>
          <w:t xml:space="preserve"> disassembly of coat and scission proteins</w:t>
        </w:r>
      </w:ins>
      <w:ins w:id="407" w:author="Deepikaa Menon" w:date="2020-09-22T19:49:00Z">
        <w:r w:rsidR="00355EC1">
          <w:rPr>
            <w:lang w:val="en-US"/>
          </w:rPr>
          <w:t xml:space="preserve"> at endocytic sites</w:t>
        </w:r>
      </w:ins>
      <w:ins w:id="408" w:author="Deepikaa Menon" w:date="2020-08-25T18:00:00Z">
        <w:r w:rsidR="00977B5F">
          <w:rPr>
            <w:lang w:val="en-US"/>
          </w:rPr>
          <w:t xml:space="preserve"> rather than in membrane scission. </w:t>
        </w:r>
      </w:ins>
    </w:p>
    <w:p w14:paraId="0446F282" w14:textId="30D2085F" w:rsidR="00872B41" w:rsidRDefault="00872B41" w:rsidP="005E1AF3">
      <w:pPr>
        <w:rPr>
          <w:ins w:id="409" w:author="Deepikaa Menon" w:date="2020-09-10T19:21:00Z"/>
          <w:rFonts w:ascii="MS Gothic" w:eastAsia="MS Gothic" w:hAnsi="MS Gothic" w:cs="MS Gothic"/>
          <w:lang w:val="en-US"/>
        </w:rPr>
      </w:pPr>
    </w:p>
    <w:p w14:paraId="707571B4" w14:textId="7049DF4F" w:rsidR="00FD709A" w:rsidRDefault="00872B41" w:rsidP="005E1AF3">
      <w:pPr>
        <w:rPr>
          <w:ins w:id="410" w:author="Deepikaa Menon" w:date="2020-09-14T13:24:00Z"/>
          <w:lang w:val="en-US"/>
        </w:rPr>
      </w:pPr>
      <w:ins w:id="411" w:author="Deepikaa Menon" w:date="2020-09-10T19:21:00Z">
        <w:r>
          <w:rPr>
            <w:lang w:val="en-US"/>
          </w:rPr>
          <w:t>Fig2 supplement1</w:t>
        </w:r>
      </w:ins>
    </w:p>
    <w:p w14:paraId="62A39062" w14:textId="189629EB" w:rsidR="001A1DCE" w:rsidRDefault="001A1DCE" w:rsidP="005E1AF3">
      <w:pPr>
        <w:rPr>
          <w:ins w:id="412" w:author="Deepikaa Menon" w:date="2020-09-14T13:24:00Z"/>
          <w:lang w:val="en-US"/>
        </w:rPr>
      </w:pPr>
    </w:p>
    <w:p w14:paraId="4BED7E71" w14:textId="2C77747A" w:rsidR="001A1DCE" w:rsidRDefault="004E68B5" w:rsidP="005E1AF3">
      <w:pPr>
        <w:rPr>
          <w:ins w:id="413" w:author="Deepikaa Menon" w:date="2020-09-21T13:10:00Z"/>
          <w:lang w:val="en-US"/>
        </w:rPr>
      </w:pPr>
      <w:ins w:id="414" w:author="Deepikaa Menon" w:date="2020-09-22T18:41:00Z">
        <w:r>
          <w:rPr>
            <w:noProof/>
            <w:lang w:val="en-US"/>
          </w:rPr>
          <w:drawing>
            <wp:inline distT="0" distB="0" distL="0" distR="0" wp14:anchorId="7DBC48EE" wp14:editId="067FCF8C">
              <wp:extent cx="4675367" cy="190191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plement.pd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4028" cy="1905437"/>
                      </a:xfrm>
                      <a:prstGeom prst="rect">
                        <a:avLst/>
                      </a:prstGeom>
                    </pic:spPr>
                  </pic:pic>
                </a:graphicData>
              </a:graphic>
            </wp:inline>
          </w:drawing>
        </w:r>
      </w:ins>
    </w:p>
    <w:p w14:paraId="27D52386" w14:textId="36C083A7" w:rsidR="005E5884" w:rsidRDefault="005E5884" w:rsidP="005E1AF3">
      <w:pPr>
        <w:rPr>
          <w:ins w:id="415" w:author="Deepikaa Menon" w:date="2020-09-21T13:10:00Z"/>
          <w:lang w:val="en-US"/>
        </w:rPr>
      </w:pPr>
    </w:p>
    <w:p w14:paraId="3F21C38C" w14:textId="3A8CD8DF" w:rsidR="005E5884" w:rsidRPr="00C822AA" w:rsidRDefault="004E68B5" w:rsidP="005E1AF3">
      <w:pPr>
        <w:rPr>
          <w:ins w:id="416" w:author="Deepikaa Menon" w:date="2020-09-21T13:10:00Z"/>
          <w:sz w:val="20"/>
          <w:szCs w:val="20"/>
          <w:lang w:val="en-US"/>
        </w:rPr>
      </w:pPr>
      <w:ins w:id="417" w:author="Deepikaa Menon" w:date="2020-09-22T18:42:00Z">
        <w:r w:rsidRPr="00C822AA">
          <w:rPr>
            <w:sz w:val="20"/>
            <w:szCs w:val="20"/>
            <w:lang w:val="en-US"/>
          </w:rPr>
          <w:t xml:space="preserve">﻿ ﻿\caption{ </w:t>
        </w:r>
      </w:ins>
      <w:ins w:id="418" w:author="Deepikaa Menon" w:date="2020-09-22T18:44:00Z">
        <w:r w:rsidR="00702EB3" w:rsidRPr="00C822AA">
          <w:rPr>
            <w:sz w:val="20"/>
            <w:szCs w:val="20"/>
            <w:lang w:val="en-US"/>
          </w:rPr>
          <w:t xml:space="preserve">Normalized </w:t>
        </w:r>
      </w:ins>
      <w:ins w:id="419" w:author="Deepikaa Menon" w:date="2020-09-22T18:42:00Z">
        <w:r w:rsidRPr="00C822AA">
          <w:rPr>
            <w:sz w:val="20"/>
            <w:szCs w:val="20"/>
            <w:lang w:val="en-US"/>
          </w:rPr>
          <w:t xml:space="preserve">Rvs167 and Sla1 fluorescent intensities aligned </w:t>
        </w:r>
      </w:ins>
      <w:ins w:id="420" w:author="Deepikaa Menon" w:date="2020-09-22T18:43:00Z">
        <w:r w:rsidR="002550C1" w:rsidRPr="00C822AA">
          <w:rPr>
            <w:sz w:val="20"/>
            <w:szCs w:val="20"/>
            <w:lang w:val="en-US"/>
          </w:rPr>
          <w:t xml:space="preserve">in time </w:t>
        </w:r>
      </w:ins>
      <w:ins w:id="421" w:author="Deepikaa Menon" w:date="2020-09-22T18:42:00Z">
        <w:r w:rsidRPr="00C822AA">
          <w:rPr>
            <w:sz w:val="20"/>
            <w:szCs w:val="20"/>
            <w:lang w:val="en-US"/>
          </w:rPr>
          <w:t xml:space="preserve">so that time=0(s) is </w:t>
        </w:r>
      </w:ins>
      <w:ins w:id="422" w:author="Deepikaa Menon" w:date="2020-09-22T18:43:00Z">
        <w:r w:rsidRPr="00C822AA">
          <w:rPr>
            <w:sz w:val="20"/>
            <w:szCs w:val="20"/>
            <w:lang w:val="en-US"/>
          </w:rPr>
          <w:t>the maximum</w:t>
        </w:r>
      </w:ins>
      <w:ins w:id="423" w:author="Deepikaa Menon" w:date="2020-09-22T22:53:00Z">
        <w:r w:rsidR="008939A7" w:rsidRPr="00C822AA">
          <w:rPr>
            <w:sz w:val="20"/>
            <w:szCs w:val="20"/>
            <w:lang w:val="en-US"/>
          </w:rPr>
          <w:t xml:space="preserve"> of each</w:t>
        </w:r>
      </w:ins>
      <w:ins w:id="424" w:author="Deepikaa Menon" w:date="2020-09-22T22:52:00Z">
        <w:r w:rsidR="004302D8" w:rsidRPr="00C822AA">
          <w:rPr>
            <w:sz w:val="20"/>
            <w:szCs w:val="20"/>
            <w:lang w:val="en-US"/>
          </w:rPr>
          <w:t xml:space="preserve"> corresponding </w:t>
        </w:r>
      </w:ins>
      <w:ins w:id="425" w:author="Deepikaa Menon" w:date="2020-09-22T22:53:00Z">
        <w:r w:rsidR="008939A7" w:rsidRPr="00C822AA">
          <w:rPr>
            <w:sz w:val="20"/>
            <w:szCs w:val="20"/>
            <w:lang w:val="en-US"/>
          </w:rPr>
          <w:t>fluorescent intensity profile</w:t>
        </w:r>
      </w:ins>
      <w:ins w:id="426" w:author="Deepikaa Menon" w:date="2020-09-22T18:42:00Z">
        <w:r w:rsidRPr="00C822AA">
          <w:rPr>
            <w:sz w:val="20"/>
            <w:szCs w:val="20"/>
            <w:lang w:val="en-US"/>
          </w:rPr>
          <w:t>}</w:t>
        </w:r>
      </w:ins>
    </w:p>
    <w:p w14:paraId="2D00E102" w14:textId="77777777" w:rsidR="005E1AF3" w:rsidRDefault="005E1AF3" w:rsidP="005E1AF3">
      <w:pPr>
        <w:rPr>
          <w:rFonts w:ascii="MS Gothic" w:eastAsia="MS Gothic" w:hAnsi="MS Gothic" w:cs="MS Gothic"/>
          <w:lang w:val="en-US"/>
        </w:rPr>
      </w:pPr>
    </w:p>
    <w:p w14:paraId="065CD1A4" w14:textId="32242A53" w:rsid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BAR domains recognize membrane curvature in-vivo</w:t>
      </w:r>
      <w:r w:rsidRPr="005E1AF3">
        <w:rPr>
          <w:lang w:val="en-US"/>
        </w:rPr>
        <w:t>}</w:t>
      </w:r>
    </w:p>
    <w:p w14:paraId="31E32418" w14:textId="77777777" w:rsidR="005E1AF3" w:rsidRDefault="005E1AF3" w:rsidP="005E1AF3">
      <w:pPr>
        <w:rPr>
          <w:lang w:val="en-US"/>
        </w:rPr>
      </w:pPr>
    </w:p>
    <w:p w14:paraId="71EC8A4D" w14:textId="13A9FDB5" w:rsidR="005E1AF3" w:rsidRPr="005E1AF3" w:rsidRDefault="005E1AF3" w:rsidP="005E1AF3">
      <w:pPr>
        <w:rPr>
          <w:lang w:val="en-US"/>
        </w:rPr>
      </w:pPr>
      <w:r w:rsidRPr="005E1AF3">
        <w:rPr>
          <w:lang w:val="en-US"/>
        </w:rPr>
        <w:t xml:space="preserve">﻿So far Rvs167 remains the protein that has a major influence on scission </w:t>
      </w:r>
      <w:ins w:id="427" w:author="Deepikaa Menon" w:date="2020-08-25T18:06:00Z">
        <w:r w:rsidR="00592F79">
          <w:rPr>
            <w:lang w:val="en-US"/>
          </w:rPr>
          <w:t xml:space="preserve">efficiency </w:t>
        </w:r>
      </w:ins>
      <w:r w:rsidRPr="005E1AF3">
        <w:rPr>
          <w:lang w:val="en-US"/>
        </w:rPr>
        <w:t>and mo</w:t>
      </w:r>
      <w:ins w:id="428" w:author="Deepikaa Menon" w:date="2020-08-26T18:06:00Z">
        <w:r w:rsidR="00FF4D28">
          <w:rPr>
            <w:lang w:val="en-US"/>
          </w:rPr>
          <w:t>ve</w:t>
        </w:r>
      </w:ins>
      <w:r w:rsidRPr="005E1AF3">
        <w:rPr>
          <w:lang w:val="en-US"/>
        </w:rPr>
        <w:t xml:space="preserve">ment of Sla1. </w:t>
      </w:r>
      <w:proofErr w:type="spellStart"/>
      <w:ins w:id="429" w:author="Deepikaa Menon" w:date="2020-08-26T13:35:00Z">
        <w:r w:rsidR="0033194A" w:rsidRPr="005E1AF3">
          <w:rPr>
            <w:lang w:val="en-US"/>
          </w:rPr>
          <w:t>Rvs</w:t>
        </w:r>
        <w:proofErr w:type="spellEnd"/>
        <w:r w:rsidR="0033194A" w:rsidRPr="005E1AF3">
          <w:rPr>
            <w:lang w:val="en-US"/>
          </w:rPr>
          <w:t xml:space="preserve"> </w:t>
        </w:r>
        <w:r w:rsidR="0033194A">
          <w:rPr>
            <w:lang w:val="en-US"/>
          </w:rPr>
          <w:t xml:space="preserve">can tubulate liposomes in vitro </w:t>
        </w:r>
        <w:r w:rsidR="0033194A">
          <w:rPr>
            <w:lang w:val="en-US"/>
          </w:rPr>
          <w:fldChar w:fldCharType="begin" w:fldLock="1"/>
        </w:r>
      </w:ins>
      <w:r w:rsidR="00967411">
        <w:rPr>
          <w:lang w:val="en-US"/>
        </w:rPr>
        <w:instrText>ADDIN CSL_CITATION {"citationItems":[{"id":"ITEM-1","itemData":{"DOI":"10.1091/mbc.E10-03-0181","ISSN":"1059-1524","abstract":"Using a structure–function analysis, we find that Rvs proteins are initially recruited to sites of endocytosis through their curvature-sensing and membrane-binding ability in a manner dependent on complex sphingolipids., BAR domains are protein modules that bind to membranes and promote membrane curvature. One type of BAR domain, the N-BAR domain, contains an additional N-terminal amphipathic helix, which contributes to membrane-binding and bending activities. The only known N-BAR-domain proteins in the budding yeast Saccharomyces cerevisiae, Rvs161 and Rvs167, are required for endocytosis. We have explored the mechanism of N-BAR-domain function in the endocytosis process using a combined biochemical and genetic approach. We show that the purified Rvs161–Rvs167 complex binds to liposomes in a curvature-independent manner and promotes tubule formation in vitro. Consistent with the known role of BAR domain polymerization in membrane bending, we found that Rvs167 BAR domains interact with each other at cortical actin patches in vivo. To characterize N-BAR-domain function in endocytosis, we constructed yeast strains harboring changes in conserved residues in the Rvs161 and Rvs167 N-BAR domains. In vivo analysis of the rvs endocytosis mutants suggests that Rvs proteins are initially recruited to sites of endocytosis through their membrane-binding ability. We show that inappropriate regulation of complex sphingolipid and phosphoinositide levels in the membrane can impinge on Rvs function, highlighting the relationship between membrane components and N-BAR-domain proteins in vivo.","author":[{"dropping-particle":"","family":"Youn","given":"Ji-Young","non-dropping-particle":"","parse-names":false,"suffix":""},{"dropping-particle":"","family":"Friesen","given":"Helena","non-dropping-particle":"","parse-names":false,"suffix":""},{"dropping-particle":"","family":"Kishimoto","given":"Takuma","non-dropping-particle":"","parse-names":false,"suffix":""},{"dropping-particle":"","family":"Henne","given":"William M.","non-dropping-particle":"","parse-names":false,"suffix":""},{"dropping-particle":"","family":"Kurat","given":"Christoph F.","non-dropping-particle":"","parse-names":false,"suffix":""},{"dropping-particle":"","family":"Ye","given":"Wei","non-dropping-particle":"","parse-names":false,"suffix":""},{"dropping-particle":"","family":"Ceccarelli","given":"Derek F.","non-dropping-particle":"","parse-names":false,"suffix":""},{"dropping-particle":"","family":"Sicheri","given":"Frank","non-dropping-particle":"","parse-names":false,"suffix":""},{"dropping-particle":"","family":"Kohlwein","given":"Sepp D.","non-dropping-particle":"","parse-names":false,"suffix":""},{"dropping-particle":"","family":"McMahon","given":"Harvey T.","non-dropping-particle":"","parse-names":false,"suffix":""},{"dropping-particle":"","family":"Andrews","given":"Brenda J.","non-dropping-particle":"","parse-names":false,"suffix":""}],"container-title":"Molecular Biology of the Cell","id":"ITEM-1","issue":"17","issued":{"date-parts":[["2010","9"]]},"page":"3054-3069","title":"Dissecting BAR Domain Function in the Yeast Amphiphysins Rvs161 and Rvs167 during Endocytosis","type":"article-journal","volume":"21"},"uris":["http://www.mendeley.com/documents/?uuid=736cd7e7-f984-4271-9102-1df64ee3059e"]}],"mendeley":{"formattedCitation":"(Youn et al. 2010)","plainTextFormattedCitation":"(Youn et al. 2010)","previouslyFormattedCitation":"(Youn et al. 2010)"},"properties":{"noteIndex":0},"schema":"https://github.com/citation-style-language/schema/raw/master/csl-citation.json"}</w:instrText>
      </w:r>
      <w:ins w:id="430" w:author="Deepikaa Menon" w:date="2020-08-26T13:35:00Z">
        <w:r w:rsidR="0033194A">
          <w:rPr>
            <w:lang w:val="en-US"/>
          </w:rPr>
          <w:fldChar w:fldCharType="separate"/>
        </w:r>
        <w:r w:rsidR="0033194A" w:rsidRPr="001844E3">
          <w:rPr>
            <w:noProof/>
            <w:lang w:val="en-US"/>
          </w:rPr>
          <w:t>(Youn et al. 2010)</w:t>
        </w:r>
        <w:r w:rsidR="0033194A">
          <w:rPr>
            <w:lang w:val="en-US"/>
          </w:rPr>
          <w:fldChar w:fldCharType="end"/>
        </w:r>
        <w:r w:rsidR="0033194A">
          <w:rPr>
            <w:lang w:val="en-US"/>
          </w:rPr>
          <w:t xml:space="preserve">, but its interaction with membrane curvature </w:t>
        </w:r>
      </w:ins>
      <w:ins w:id="431" w:author="Deepikaa Menon" w:date="2020-08-26T18:41:00Z">
        <w:r w:rsidR="00DA426F">
          <w:rPr>
            <w:lang w:val="en-US"/>
          </w:rPr>
          <w:t xml:space="preserve">in vivo </w:t>
        </w:r>
      </w:ins>
      <w:ins w:id="432" w:author="Deepikaa Menon" w:date="2020-08-26T13:35:00Z">
        <w:r w:rsidR="0033194A" w:rsidRPr="005E1AF3">
          <w:rPr>
            <w:lang w:val="en-US"/>
          </w:rPr>
          <w:t>has not so far been tested.</w:t>
        </w:r>
        <w:commentRangeStart w:id="433"/>
        <w:r w:rsidR="0033194A" w:rsidRPr="005E1AF3">
          <w:rPr>
            <w:lang w:val="en-US"/>
          </w:rPr>
          <w:t xml:space="preserve"> </w:t>
        </w:r>
        <w:commentRangeEnd w:id="433"/>
        <w:r w:rsidR="0033194A">
          <w:rPr>
            <w:rStyle w:val="CommentReference"/>
          </w:rPr>
          <w:commentReference w:id="433"/>
        </w:r>
        <w:r w:rsidR="0033194A">
          <w:rPr>
            <w:lang w:val="en-US"/>
          </w:rPr>
          <w:t xml:space="preserve"> </w:t>
        </w:r>
      </w:ins>
      <w:r w:rsidRPr="005E1AF3">
        <w:rPr>
          <w:lang w:val="en-US"/>
        </w:rPr>
        <w:t xml:space="preserve">Recruitment of the </w:t>
      </w:r>
      <w:proofErr w:type="spellStart"/>
      <w:r w:rsidRPr="005E1AF3">
        <w:rPr>
          <w:lang w:val="en-US"/>
        </w:rPr>
        <w:t>Rvs</w:t>
      </w:r>
      <w:proofErr w:type="spellEnd"/>
      <w:r w:rsidRPr="005E1AF3">
        <w:rPr>
          <w:lang w:val="en-US"/>
        </w:rPr>
        <w:t xml:space="preserve"> complex to endocytic sites</w:t>
      </w:r>
      <w:ins w:id="434" w:author="Deepikaa Menon" w:date="2020-08-26T18:41:00Z">
        <w:r w:rsidR="00A70FF3">
          <w:rPr>
            <w:lang w:val="en-US"/>
          </w:rPr>
          <w:t>,</w:t>
        </w:r>
      </w:ins>
      <w:ins w:id="435" w:author="Deepikaa Menon" w:date="2020-08-26T13:36:00Z">
        <w:r w:rsidR="0033194A">
          <w:rPr>
            <w:lang w:val="en-US"/>
          </w:rPr>
          <w:t xml:space="preserve"> and BAR-membrane interaction was </w:t>
        </w:r>
      </w:ins>
      <w:r w:rsidRPr="005E1AF3">
        <w:rPr>
          <w:lang w:val="en-US"/>
        </w:rPr>
        <w:t>thus investigated further</w:t>
      </w:r>
      <w:ins w:id="436" w:author="Deepikaa Menon" w:date="2020-08-26T13:35:00Z">
        <w:r w:rsidR="0033194A">
          <w:rPr>
            <w:lang w:val="en-US"/>
          </w:rPr>
          <w:t xml:space="preserve">. </w:t>
        </w:r>
      </w:ins>
      <w:ins w:id="437" w:author="Deepikaa Menon" w:date="2020-08-26T18:42:00Z">
        <w:r w:rsidR="00C6386D">
          <w:rPr>
            <w:lang w:val="en-US"/>
          </w:rPr>
          <w:t xml:space="preserve">The SH3 domain has known interactions with </w:t>
        </w:r>
      </w:ins>
      <w:ins w:id="438" w:author="Deepikaa Menon" w:date="2020-08-28T12:38:00Z">
        <w:r w:rsidR="005C7D2C">
          <w:rPr>
            <w:lang w:val="en-US"/>
          </w:rPr>
          <w:t>protein</w:t>
        </w:r>
      </w:ins>
      <w:ins w:id="439" w:author="Deepikaa Menon" w:date="2020-08-28T12:39:00Z">
        <w:r w:rsidR="005C7D2C">
          <w:rPr>
            <w:lang w:val="en-US"/>
          </w:rPr>
          <w:t>s</w:t>
        </w:r>
      </w:ins>
      <w:ins w:id="440" w:author="Deepikaa Menon" w:date="2020-08-28T12:38:00Z">
        <w:r w:rsidR="005C7D2C">
          <w:rPr>
            <w:lang w:val="en-US"/>
          </w:rPr>
          <w:t xml:space="preserve"> within </w:t>
        </w:r>
      </w:ins>
      <w:ins w:id="441" w:author="Deepikaa Menon" w:date="2020-08-26T18:42:00Z">
        <w:r w:rsidR="00C6386D">
          <w:rPr>
            <w:lang w:val="en-US"/>
          </w:rPr>
          <w:t>actin network</w:t>
        </w:r>
      </w:ins>
      <w:ins w:id="442" w:author="Deepikaa Menon" w:date="2020-09-23T13:09:00Z">
        <w:r w:rsidR="00923A42">
          <w:rPr>
            <w:lang w:val="en-US"/>
          </w:rPr>
          <w:t xml:space="preserve"> </w:t>
        </w:r>
        <w:r w:rsidR="00923A42" w:rsidRPr="005E1AF3">
          <w:rPr>
            <w:lang w:val="en-US"/>
          </w:rPr>
          <w:t xml:space="preserve">(Lila and </w:t>
        </w:r>
        <w:proofErr w:type="spellStart"/>
        <w:r w:rsidR="00923A42" w:rsidRPr="005E1AF3">
          <w:rPr>
            <w:lang w:val="en-US"/>
          </w:rPr>
          <w:t>Drubin</w:t>
        </w:r>
        <w:proofErr w:type="spellEnd"/>
        <w:r w:rsidR="00923A42" w:rsidRPr="005E1AF3">
          <w:rPr>
            <w:lang w:val="en-US"/>
          </w:rPr>
          <w:t xml:space="preserve">, 1997; </w:t>
        </w:r>
        <w:proofErr w:type="spellStart"/>
        <w:r w:rsidR="00923A42" w:rsidRPr="005E1AF3">
          <w:rPr>
            <w:lang w:val="en-US"/>
          </w:rPr>
          <w:t>Colwill</w:t>
        </w:r>
        <w:proofErr w:type="spellEnd"/>
        <w:r w:rsidR="00923A42" w:rsidRPr="005E1AF3">
          <w:rPr>
            <w:lang w:val="en-US"/>
          </w:rPr>
          <w:t xml:space="preserve"> et al., 1999, </w:t>
        </w:r>
        <w:proofErr w:type="spellStart"/>
        <w:r w:rsidR="00923A42" w:rsidRPr="005E1AF3">
          <w:rPr>
            <w:lang w:val="en-US"/>
          </w:rPr>
          <w:t>Madania</w:t>
        </w:r>
        <w:proofErr w:type="spellEnd"/>
        <w:r w:rsidR="00923A42" w:rsidRPr="005E1AF3">
          <w:rPr>
            <w:lang w:val="en-US"/>
          </w:rPr>
          <w:t xml:space="preserve"> et al., 1999; Liu et al., </w:t>
        </w:r>
        <w:commentRangeStart w:id="443"/>
        <w:r w:rsidR="00923A42" w:rsidRPr="005E1AF3">
          <w:rPr>
            <w:lang w:val="en-US"/>
          </w:rPr>
          <w:t>2009</w:t>
        </w:r>
        <w:commentRangeEnd w:id="443"/>
        <w:r w:rsidR="00D01E9A">
          <w:rPr>
            <w:rStyle w:val="CommentReference"/>
          </w:rPr>
          <w:commentReference w:id="443"/>
        </w:r>
        <w:r w:rsidR="00923A42" w:rsidRPr="005E1AF3">
          <w:rPr>
            <w:lang w:val="en-US"/>
          </w:rPr>
          <w:t>)</w:t>
        </w:r>
      </w:ins>
      <w:ins w:id="444" w:author="Deepikaa Menon" w:date="2020-08-26T18:42:00Z">
        <w:r w:rsidR="00C6386D">
          <w:rPr>
            <w:lang w:val="en-US"/>
          </w:rPr>
          <w:t xml:space="preserve">. </w:t>
        </w:r>
      </w:ins>
      <w:ins w:id="445" w:author="Deepikaa Menon" w:date="2020-08-26T18:43:00Z">
        <w:r w:rsidR="00C6386D">
          <w:rPr>
            <w:lang w:val="en-US"/>
          </w:rPr>
          <w:t>W</w:t>
        </w:r>
      </w:ins>
      <w:ins w:id="446" w:author="Deepikaa Menon" w:date="2020-08-26T18:42:00Z">
        <w:r w:rsidR="00C6386D">
          <w:rPr>
            <w:lang w:val="en-US"/>
          </w:rPr>
          <w:t>e</w:t>
        </w:r>
      </w:ins>
      <w:ins w:id="447" w:author="Deepikaa Menon" w:date="2020-08-26T18:43:00Z">
        <w:r w:rsidR="00C6386D">
          <w:rPr>
            <w:lang w:val="en-US"/>
          </w:rPr>
          <w:t xml:space="preserve"> removed</w:t>
        </w:r>
      </w:ins>
      <w:ins w:id="448" w:author="Deepikaa Menon" w:date="2020-08-26T18:42:00Z">
        <w:r w:rsidR="00C6386D">
          <w:rPr>
            <w:lang w:val="en-US"/>
          </w:rPr>
          <w:t xml:space="preserve"> the contribution of the SH3 </w:t>
        </w:r>
      </w:ins>
      <w:ins w:id="449" w:author="Deepikaa Menon" w:date="2020-08-26T18:43:00Z">
        <w:r w:rsidR="00C6386D">
          <w:rPr>
            <w:lang w:val="en-US"/>
          </w:rPr>
          <w:t xml:space="preserve">by deleting the domain </w:t>
        </w:r>
      </w:ins>
      <w:r w:rsidRPr="005E1AF3">
        <w:rPr>
          <w:lang w:val="en-US"/>
        </w:rPr>
        <w:t>(</w:t>
      </w:r>
      <w:del w:id="450" w:author="Deepikaa Menon" w:date="2020-09-23T12:54:00Z">
        <w:r w:rsidRPr="005E1AF3" w:rsidDel="004804AF">
          <w:rPr>
            <w:lang w:val="en-US"/>
          </w:rPr>
          <w:delText>Fig3a</w:delText>
        </w:r>
      </w:del>
      <w:ins w:id="451" w:author="Deepikaa Menon" w:date="2020-09-23T12:54:00Z">
        <w:r w:rsidR="004804AF" w:rsidRPr="005E1AF3">
          <w:rPr>
            <w:lang w:val="en-US"/>
          </w:rPr>
          <w:t>Fig3</w:t>
        </w:r>
        <w:r w:rsidR="004804AF">
          <w:rPr>
            <w:lang w:val="en-US"/>
          </w:rPr>
          <w:t>A</w:t>
        </w:r>
      </w:ins>
      <w:r w:rsidRPr="005E1AF3">
        <w:rPr>
          <w:lang w:val="en-US"/>
        </w:rPr>
        <w:t xml:space="preserve">) and observed the localization of </w:t>
      </w:r>
      <w:ins w:id="452" w:author="Deepikaa Menon" w:date="2020-09-22T20:04:00Z">
        <w:r w:rsidR="00AA481E">
          <w:rPr>
            <w:lang w:val="en-US"/>
          </w:rPr>
          <w:t>Rvs167</w:t>
        </w:r>
        <w:r w:rsidR="00AA481E" w:rsidRPr="005E1AF3">
          <w:rPr>
            <w:lang w:val="en-US"/>
          </w:rPr>
          <w:t>textit{$\Delta</w:t>
        </w:r>
      </w:ins>
      <w:ins w:id="453" w:author="Deepikaa Menon" w:date="2020-09-22T21:34:00Z">
        <w:r w:rsidR="00C017BE">
          <w:rPr>
            <w:lang w:val="en-US"/>
          </w:rPr>
          <w:t>sh3</w:t>
        </w:r>
      </w:ins>
      <w:ins w:id="454" w:author="Deepikaa Menon" w:date="2020-09-22T20:04:00Z">
        <w:r w:rsidR="00AA481E" w:rsidRPr="005E1AF3">
          <w:rPr>
            <w:lang w:val="en-US"/>
          </w:rPr>
          <w:t xml:space="preserve">$} </w:t>
        </w:r>
      </w:ins>
      <w:ins w:id="455" w:author="Deepikaa Menon" w:date="2020-08-26T18:43:00Z">
        <w:r w:rsidR="00C6386D">
          <w:rPr>
            <w:lang w:val="en-US"/>
          </w:rPr>
          <w:t>compared to</w:t>
        </w:r>
        <w:r w:rsidR="008668B9">
          <w:rPr>
            <w:lang w:val="en-US"/>
          </w:rPr>
          <w:t xml:space="preserve"> full-length Rvs167</w:t>
        </w:r>
      </w:ins>
      <w:r w:rsidRPr="005E1AF3">
        <w:rPr>
          <w:lang w:val="en-US"/>
        </w:rPr>
        <w:t xml:space="preserve">. Endogenously tagged Rvs167-eGFP and </w:t>
      </w:r>
      <w:ins w:id="456" w:author="Deepikaa Menon" w:date="2020-09-22T20:04:00Z">
        <w:r w:rsidR="00E3713A">
          <w:rPr>
            <w:lang w:val="en-US"/>
          </w:rPr>
          <w:t>Rvs167</w:t>
        </w:r>
        <w:r w:rsidR="00E3713A" w:rsidRPr="005E1AF3">
          <w:rPr>
            <w:lang w:val="en-US"/>
          </w:rPr>
          <w:t>textit{$\Delta</w:t>
        </w:r>
      </w:ins>
      <w:ins w:id="457" w:author="Deepikaa Menon" w:date="2020-09-22T21:34:00Z">
        <w:r w:rsidR="001E2750">
          <w:rPr>
            <w:lang w:val="en-US"/>
          </w:rPr>
          <w:t>sh3</w:t>
        </w:r>
      </w:ins>
      <w:ins w:id="458" w:author="Deepikaa Menon" w:date="2020-09-22T20:04:00Z">
        <w:r w:rsidR="00E3713A" w:rsidRPr="005E1AF3">
          <w:rPr>
            <w:lang w:val="en-US"/>
          </w:rPr>
          <w:t>$}</w:t>
        </w:r>
      </w:ins>
      <w:r w:rsidRPr="005E1AF3">
        <w:rPr>
          <w:lang w:val="en-US"/>
        </w:rPr>
        <w:t>-</w:t>
      </w:r>
      <w:proofErr w:type="spellStart"/>
      <w:r w:rsidRPr="005E1AF3">
        <w:rPr>
          <w:lang w:val="en-US"/>
        </w:rPr>
        <w:t>eGFP</w:t>
      </w:r>
      <w:proofErr w:type="spellEnd"/>
      <w:r w:rsidRPr="005E1AF3">
        <w:rPr>
          <w:lang w:val="en-US"/>
        </w:rPr>
        <w:t xml:space="preserve"> </w:t>
      </w:r>
      <w:commentRangeStart w:id="459"/>
      <w:commentRangeStart w:id="460"/>
      <w:r w:rsidRPr="005E1AF3">
        <w:rPr>
          <w:lang w:val="en-US"/>
        </w:rPr>
        <w:t xml:space="preserve">colocalization with Abp1-mCherry </w:t>
      </w:r>
      <w:commentRangeEnd w:id="459"/>
      <w:r w:rsidR="00405262">
        <w:rPr>
          <w:rStyle w:val="CommentReference"/>
        </w:rPr>
        <w:commentReference w:id="459"/>
      </w:r>
      <w:commentRangeEnd w:id="460"/>
      <w:r w:rsidR="003D69BA">
        <w:rPr>
          <w:rStyle w:val="CommentReference"/>
        </w:rPr>
        <w:commentReference w:id="460"/>
      </w:r>
      <w:r w:rsidRPr="005E1AF3">
        <w:rPr>
          <w:lang w:val="en-US"/>
        </w:rPr>
        <w:t>in WT and \</w:t>
      </w:r>
      <w:proofErr w:type="spellStart"/>
      <w:r w:rsidRPr="005E1AF3">
        <w:rPr>
          <w:lang w:val="en-US"/>
        </w:rPr>
        <w:t>textit</w:t>
      </w:r>
      <w:proofErr w:type="spellEnd"/>
      <w:r w:rsidRPr="005E1AF3">
        <w:rPr>
          <w:lang w:val="en-US"/>
        </w:rPr>
        <w:t>{sla2$\Delta$} cells were compared (</w:t>
      </w:r>
      <w:ins w:id="461" w:author="Deepikaa Menon" w:date="2020-09-23T12:54:00Z">
        <w:r w:rsidR="002348E1" w:rsidRPr="005E1AF3">
          <w:rPr>
            <w:lang w:val="en-US"/>
          </w:rPr>
          <w:t>Fig3</w:t>
        </w:r>
        <w:r w:rsidR="002348E1">
          <w:rPr>
            <w:lang w:val="en-US"/>
          </w:rPr>
          <w:t>B</w:t>
        </w:r>
      </w:ins>
      <w:r w:rsidRPr="005E1AF3">
        <w:rPr>
          <w:lang w:val="en-US"/>
        </w:rPr>
        <w:t xml:space="preserve">). Sla2 acts as the molecular linker between forces exerted by the </w:t>
      </w:r>
      <w:proofErr w:type="spellStart"/>
      <w:r w:rsidRPr="005E1AF3">
        <w:rPr>
          <w:lang w:val="en-US"/>
        </w:rPr>
        <w:t>actin</w:t>
      </w:r>
      <w:proofErr w:type="spellEnd"/>
      <w:r w:rsidRPr="005E1AF3">
        <w:rPr>
          <w:lang w:val="en-US"/>
        </w:rPr>
        <w:t xml:space="preserve"> network and the plasma membrane</w:t>
      </w:r>
      <w:ins w:id="462" w:author="Deepikaa Menon" w:date="2020-08-28T13:14:00Z">
        <w:r w:rsidR="00967411">
          <w:rPr>
            <w:lang w:val="en-US"/>
          </w:rPr>
          <w:t xml:space="preserve"> </w:t>
        </w:r>
        <w:r w:rsidR="00967411">
          <w:rPr>
            <w:lang w:val="en-US"/>
          </w:rPr>
          <w:fldChar w:fldCharType="begin" w:fldLock="1"/>
        </w:r>
      </w:ins>
      <w:r w:rsidR="008C2E7B">
        <w:rPr>
          <w:lang w:val="en-US"/>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endocytosis.","type":"article-journal","volume":"109"},"uris":["http://www.mendeley.com/documents/?uuid=ed3b390b-ce6e-3701-aeca-358f8af5d1d2"]}],"mendeley":{"formattedCitation":"(Skruzny et al. 2012)","plainTextFormattedCitation":"(Skruzny et al. 2012)","previouslyFormattedCitation":"(Skruzny et al. 2012)"},"properties":{"noteIndex":0},"schema":"https://github.com/citation-style-language/schema/raw/master/csl-citation.json"}</w:instrText>
      </w:r>
      <w:r w:rsidR="00967411">
        <w:rPr>
          <w:lang w:val="en-US"/>
        </w:rPr>
        <w:fldChar w:fldCharType="separate"/>
      </w:r>
      <w:r w:rsidR="00967411" w:rsidRPr="00967411">
        <w:rPr>
          <w:noProof/>
          <w:lang w:val="en-US"/>
        </w:rPr>
        <w:t>(Skruzny et al. 2012)</w:t>
      </w:r>
      <w:ins w:id="463" w:author="Deepikaa Menon" w:date="2020-08-28T13:14:00Z">
        <w:r w:rsidR="00967411">
          <w:rPr>
            <w:lang w:val="en-US"/>
          </w:rPr>
          <w:fldChar w:fldCharType="end"/>
        </w:r>
        <w:r w:rsidR="00967411">
          <w:rPr>
            <w:lang w:val="en-US"/>
          </w:rPr>
          <w:t>.</w:t>
        </w:r>
      </w:ins>
      <w:r w:rsidRPr="005E1AF3">
        <w:rPr>
          <w:lang w:val="en-US"/>
        </w:rPr>
        <w:t xml:space="preserve"> \</w:t>
      </w:r>
      <w:proofErr w:type="spellStart"/>
      <w:r w:rsidRPr="005E1AF3">
        <w:rPr>
          <w:lang w:val="en-US"/>
        </w:rPr>
        <w:t>textit</w:t>
      </w:r>
      <w:proofErr w:type="spellEnd"/>
      <w:r w:rsidRPr="005E1AF3">
        <w:rPr>
          <w:lang w:val="en-US"/>
        </w:rPr>
        <w:t xml:space="preserve">{sla2$\Delta$} cells therefore contain a polymerizing actin network at endocytic patches, but the membrane has no curvature, and endocytosis fails. In these cells, the full-length Rvs167 co-localizes with Abp1-mCherry, indicating that it is recruited to endocytic sites </w:t>
      </w:r>
      <w:ins w:id="464" w:author="Marko Kaksonen" w:date="2020-08-11T16:37:00Z">
        <w:r w:rsidR="000A54C8">
          <w:rPr>
            <w:lang w:val="en-US"/>
          </w:rPr>
          <w:t xml:space="preserve">independently of membrane curvature </w:t>
        </w:r>
      </w:ins>
      <w:r w:rsidRPr="005E1AF3">
        <w:rPr>
          <w:lang w:val="en-US"/>
        </w:rPr>
        <w:t>(</w:t>
      </w:r>
      <w:ins w:id="465" w:author="Deepikaa Menon" w:date="2020-09-23T13:06:00Z">
        <w:r w:rsidR="00170F51" w:rsidRPr="005E1AF3">
          <w:rPr>
            <w:lang w:val="en-US"/>
          </w:rPr>
          <w:t>Fig3</w:t>
        </w:r>
        <w:r w:rsidR="00170F51">
          <w:rPr>
            <w:lang w:val="en-US"/>
          </w:rPr>
          <w:t>B</w:t>
        </w:r>
      </w:ins>
      <w:r w:rsidRPr="005E1AF3">
        <w:rPr>
          <w:lang w:val="en-US"/>
        </w:rPr>
        <w:t>, “\</w:t>
      </w:r>
      <w:proofErr w:type="spellStart"/>
      <w:r w:rsidRPr="005E1AF3">
        <w:rPr>
          <w:lang w:val="en-US"/>
        </w:rPr>
        <w:t>textit</w:t>
      </w:r>
      <w:proofErr w:type="spellEnd"/>
      <w:r w:rsidRPr="005E1AF3">
        <w:rPr>
          <w:lang w:val="en-US"/>
        </w:rPr>
        <w:t xml:space="preserve">{sla2$\Delta$}”). </w:t>
      </w:r>
      <w:ins w:id="466" w:author="Deepikaa Menon" w:date="2020-09-22T20:05:00Z">
        <w:r w:rsidR="005F1BEC">
          <w:rPr>
            <w:lang w:val="en-US"/>
          </w:rPr>
          <w:t>Rvs167</w:t>
        </w:r>
        <w:r w:rsidR="005F1BEC" w:rsidRPr="005E1AF3">
          <w:rPr>
            <w:lang w:val="en-US"/>
          </w:rPr>
          <w:t>textit{$\Delta</w:t>
        </w:r>
      </w:ins>
      <w:ins w:id="467" w:author="Deepikaa Menon" w:date="2020-09-22T21:34:00Z">
        <w:r w:rsidR="009F396F">
          <w:rPr>
            <w:lang w:val="en-US"/>
          </w:rPr>
          <w:t>sh3</w:t>
        </w:r>
      </w:ins>
      <w:ins w:id="468" w:author="Deepikaa Menon" w:date="2020-09-22T20:05:00Z">
        <w:r w:rsidR="005F1BEC" w:rsidRPr="005E1AF3">
          <w:rPr>
            <w:lang w:val="en-US"/>
          </w:rPr>
          <w:t>$}</w:t>
        </w:r>
      </w:ins>
      <w:r w:rsidRPr="005E1AF3">
        <w:rPr>
          <w:lang w:val="en-US"/>
        </w:rPr>
        <w:t xml:space="preserve"> </w:t>
      </w:r>
      <w:ins w:id="469" w:author="Deepikaa Menon" w:date="2020-08-26T18:47:00Z">
        <w:r w:rsidR="00DB2B0A">
          <w:rPr>
            <w:lang w:val="en-US"/>
          </w:rPr>
          <w:t xml:space="preserve">does not localize </w:t>
        </w:r>
      </w:ins>
      <w:ins w:id="470" w:author="Deepikaa Menon" w:date="2020-08-26T18:48:00Z">
        <w:r w:rsidR="00DB2B0A">
          <w:rPr>
            <w:lang w:val="en-US"/>
          </w:rPr>
          <w:t>to the plasma membrane</w:t>
        </w:r>
      </w:ins>
      <w:r w:rsidRPr="005E1AF3">
        <w:rPr>
          <w:lang w:val="en-US"/>
        </w:rPr>
        <w:t xml:space="preserve"> except for rare transient patches that do not co-localize with Abp1-mCherry</w:t>
      </w:r>
      <w:ins w:id="471" w:author="Deepikaa Menon" w:date="2020-08-28T13:15:00Z">
        <w:r w:rsidR="00ED2DC7">
          <w:rPr>
            <w:lang w:val="en-US"/>
          </w:rPr>
          <w:t>:</w:t>
        </w:r>
      </w:ins>
      <w:ins w:id="472" w:author="Deepikaa Menon" w:date="2020-08-28T14:27:00Z">
        <w:r w:rsidR="00196535">
          <w:rPr>
            <w:lang w:val="en-US"/>
          </w:rPr>
          <w:t xml:space="preserve"> </w:t>
        </w:r>
      </w:ins>
      <w:ins w:id="473" w:author="Deepikaa Menon" w:date="2020-09-22T20:04:00Z">
        <w:r w:rsidR="00394687">
          <w:rPr>
            <w:lang w:val="en-US"/>
          </w:rPr>
          <w:t>Rvs167</w:t>
        </w:r>
        <w:r w:rsidR="00394687" w:rsidRPr="005E1AF3">
          <w:rPr>
            <w:lang w:val="en-US"/>
          </w:rPr>
          <w:t>textit{$\Delta</w:t>
        </w:r>
      </w:ins>
      <w:ins w:id="474" w:author="Deepikaa Menon" w:date="2020-09-22T21:34:00Z">
        <w:r w:rsidR="008009EF">
          <w:rPr>
            <w:lang w:val="en-US"/>
          </w:rPr>
          <w:t>sh3</w:t>
        </w:r>
      </w:ins>
      <w:ins w:id="475" w:author="Deepikaa Menon" w:date="2020-09-22T20:04:00Z">
        <w:r w:rsidR="00394687" w:rsidRPr="005E1AF3">
          <w:rPr>
            <w:lang w:val="en-US"/>
          </w:rPr>
          <w:t>$}</w:t>
        </w:r>
      </w:ins>
      <w:ins w:id="476" w:author="Deepikaa Menon" w:date="2020-09-22T20:06:00Z">
        <w:r w:rsidR="00273235">
          <w:rPr>
            <w:lang w:val="en-US"/>
          </w:rPr>
          <w:t xml:space="preserve"> </w:t>
        </w:r>
      </w:ins>
      <w:ins w:id="477" w:author="Deepikaa Menon" w:date="2020-08-26T18:48:00Z">
        <w:r w:rsidR="00DB2B0A">
          <w:rPr>
            <w:lang w:val="en-US"/>
          </w:rPr>
          <w:t>is not recruited to endocytic sites</w:t>
        </w:r>
      </w:ins>
      <w:ins w:id="478" w:author="Microsoft Office User" w:date="2020-09-08T02:15:00Z">
        <w:r w:rsidR="00F95674" w:rsidRPr="00B50901">
          <w:rPr>
            <w:color w:val="FF0000"/>
            <w:lang w:val="en-US"/>
          </w:rPr>
          <w:t xml:space="preserve"> </w:t>
        </w:r>
        <w:r w:rsidR="00893739" w:rsidRPr="00B50901">
          <w:rPr>
            <w:color w:val="FF0000"/>
            <w:lang w:val="en-US"/>
          </w:rPr>
          <w:t xml:space="preserve">in </w:t>
        </w:r>
      </w:ins>
      <w:ins w:id="479" w:author="Deepikaa Menon" w:date="2020-09-22T20:06:00Z">
        <w:r w:rsidR="0082654D">
          <w:rPr>
            <w:color w:val="FF0000"/>
            <w:lang w:val="en-US"/>
          </w:rPr>
          <w:t xml:space="preserve">the absence of curvature in </w:t>
        </w:r>
        <w:r w:rsidR="00273235" w:rsidRPr="005E1AF3">
          <w:rPr>
            <w:lang w:val="en-US"/>
          </w:rPr>
          <w:t>\</w:t>
        </w:r>
        <w:proofErr w:type="spellStart"/>
        <w:r w:rsidR="00273235" w:rsidRPr="005E1AF3">
          <w:rPr>
            <w:lang w:val="en-US"/>
          </w:rPr>
          <w:t>textit</w:t>
        </w:r>
        <w:proofErr w:type="spellEnd"/>
        <w:r w:rsidR="00273235" w:rsidRPr="005E1AF3">
          <w:rPr>
            <w:lang w:val="en-US"/>
          </w:rPr>
          <w:t>{sla2$\Delta$}</w:t>
        </w:r>
        <w:r w:rsidR="00273235">
          <w:rPr>
            <w:lang w:val="en-US"/>
          </w:rPr>
          <w:t xml:space="preserve"> cells</w:t>
        </w:r>
        <w:r w:rsidR="00273235" w:rsidRPr="005E1AF3">
          <w:rPr>
            <w:lang w:val="en-US"/>
          </w:rPr>
          <w:t>.</w:t>
        </w:r>
      </w:ins>
    </w:p>
    <w:p w14:paraId="1A82A728" w14:textId="0C9FF360" w:rsidR="005E1AF3" w:rsidRPr="005E1AF3" w:rsidRDefault="00A15BDE" w:rsidP="005E1AF3">
      <w:pPr>
        <w:rPr>
          <w:lang w:val="en-US"/>
        </w:rPr>
      </w:pPr>
      <w:ins w:id="480" w:author="Deepikaa Menon" w:date="2020-08-27T14:36:00Z">
        <w:r>
          <w:rPr>
            <w:lang w:val="en-US"/>
          </w:rPr>
          <w:t xml:space="preserve"> </w:t>
        </w:r>
      </w:ins>
    </w:p>
    <w:p w14:paraId="215374B0" w14:textId="77777777" w:rsidR="005E1AF3" w:rsidRPr="005E1AF3" w:rsidRDefault="005E1AF3" w:rsidP="005E1AF3">
      <w:pPr>
        <w:rPr>
          <w:lang w:val="en-US"/>
        </w:rPr>
      </w:pPr>
    </w:p>
    <w:p w14:paraId="19B03E89" w14:textId="77777777" w:rsidR="005E1AF3" w:rsidRPr="005E1AF3" w:rsidRDefault="005E1AF3" w:rsidP="005E1AF3">
      <w:pPr>
        <w:rPr>
          <w:lang w:val="en-US"/>
        </w:rPr>
      </w:pPr>
      <w:r w:rsidRPr="005E1AF3">
        <w:rPr>
          <w:lang w:val="en-US"/>
        </w:rPr>
        <w:t>\subsection{</w:t>
      </w:r>
      <w:proofErr w:type="spellStart"/>
      <w:r w:rsidRPr="005E1AF3">
        <w:rPr>
          <w:b/>
          <w:bCs/>
          <w:lang w:val="en-US"/>
        </w:rPr>
        <w:t>Rvs</w:t>
      </w:r>
      <w:proofErr w:type="spellEnd"/>
      <w:r w:rsidRPr="005E1AF3">
        <w:rPr>
          <w:b/>
          <w:bCs/>
          <w:lang w:val="en-US"/>
        </w:rPr>
        <w:t xml:space="preserve"> SH3 domains have an </w:t>
      </w:r>
      <w:proofErr w:type="spellStart"/>
      <w:r w:rsidRPr="005E1AF3">
        <w:rPr>
          <w:b/>
          <w:bCs/>
          <w:lang w:val="en-US"/>
        </w:rPr>
        <w:t>actin</w:t>
      </w:r>
      <w:proofErr w:type="spellEnd"/>
      <w:r w:rsidRPr="005E1AF3">
        <w:rPr>
          <w:b/>
          <w:bCs/>
          <w:lang w:val="en-US"/>
        </w:rPr>
        <w:t xml:space="preserve"> and curvature independent </w:t>
      </w:r>
      <w:proofErr w:type="spellStart"/>
      <w:r w:rsidRPr="005E1AF3">
        <w:rPr>
          <w:b/>
          <w:bCs/>
          <w:lang w:val="en-US"/>
        </w:rPr>
        <w:t>localisation</w:t>
      </w:r>
      <w:proofErr w:type="spellEnd"/>
      <w:r w:rsidRPr="005E1AF3">
        <w:rPr>
          <w:lang w:val="en-US"/>
        </w:rPr>
        <w:t>}</w:t>
      </w:r>
    </w:p>
    <w:p w14:paraId="195BC2E5" w14:textId="2655B600" w:rsidR="005E1AF3" w:rsidRDefault="005E1AF3" w:rsidP="005E1AF3">
      <w:pPr>
        <w:rPr>
          <w:lang w:val="en-US"/>
        </w:rPr>
      </w:pPr>
      <w:del w:id="481" w:author="Deepikaa Menon" w:date="2020-08-28T13:17:00Z">
        <w:r w:rsidRPr="005E1AF3" w:rsidDel="00605579">
          <w:rPr>
            <w:lang w:val="en-US"/>
          </w:rPr>
          <w:delText xml:space="preserve">The SH3 domain has known genetic interactions with </w:delText>
        </w:r>
      </w:del>
      <w:commentRangeStart w:id="482"/>
      <w:del w:id="483" w:author="Deepikaa Menon" w:date="2020-08-26T18:48:00Z">
        <w:r w:rsidRPr="005E1AF3" w:rsidDel="00C12A6E">
          <w:rPr>
            <w:lang w:val="en-US"/>
          </w:rPr>
          <w:delText>actin-related</w:delText>
        </w:r>
        <w:commentRangeEnd w:id="482"/>
        <w:r w:rsidR="006D2F54" w:rsidDel="00C12A6E">
          <w:rPr>
            <w:rStyle w:val="CommentReference"/>
          </w:rPr>
          <w:commentReference w:id="482"/>
        </w:r>
      </w:del>
      <w:del w:id="484" w:author="Deepikaa Menon" w:date="2020-08-28T13:17:00Z">
        <w:r w:rsidRPr="005E1AF3" w:rsidDel="00605579">
          <w:rPr>
            <w:lang w:val="en-US"/>
          </w:rPr>
          <w:delText xml:space="preserve"> </w:delText>
        </w:r>
      </w:del>
      <w:r w:rsidRPr="005E1AF3">
        <w:rPr>
          <w:lang w:val="en-US"/>
        </w:rPr>
        <w:t>In order to test if</w:t>
      </w:r>
      <w:ins w:id="485" w:author="Deepikaa Menon" w:date="2020-08-28T13:17:00Z">
        <w:r w:rsidR="00605579">
          <w:rPr>
            <w:lang w:val="en-US"/>
          </w:rPr>
          <w:t xml:space="preserve"> genetic interactions of SH3</w:t>
        </w:r>
      </w:ins>
      <w:r w:rsidRPr="005E1AF3">
        <w:rPr>
          <w:lang w:val="en-US"/>
        </w:rPr>
        <w:t xml:space="preserve"> </w:t>
      </w:r>
      <w:ins w:id="486" w:author="Deepikaa Menon" w:date="2020-08-28T13:17:00Z">
        <w:r w:rsidR="006251AE">
          <w:rPr>
            <w:lang w:val="en-US"/>
          </w:rPr>
          <w:t xml:space="preserve">domains </w:t>
        </w:r>
      </w:ins>
      <w:r w:rsidRPr="005E1AF3">
        <w:rPr>
          <w:lang w:val="en-US"/>
        </w:rPr>
        <w:t>are prevalent in</w:t>
      </w:r>
      <w:ins w:id="487" w:author="Deepikaa Menon" w:date="2020-08-28T13:17:00Z">
        <w:r w:rsidR="006251AE">
          <w:rPr>
            <w:lang w:val="en-US"/>
          </w:rPr>
          <w:t xml:space="preserve"> in vivo</w:t>
        </w:r>
      </w:ins>
      <w:r w:rsidRPr="005E1AF3">
        <w:rPr>
          <w:lang w:val="en-US"/>
        </w:rPr>
        <w:t xml:space="preserve"> </w:t>
      </w:r>
      <w:proofErr w:type="spellStart"/>
      <w:ins w:id="488" w:author="Deepikaa Menon" w:date="2020-08-26T19:25:00Z">
        <w:r w:rsidR="00D66DDA">
          <w:rPr>
            <w:lang w:val="en-US"/>
          </w:rPr>
          <w:t>endocyotosis</w:t>
        </w:r>
      </w:ins>
      <w:proofErr w:type="spellEnd"/>
      <w:r w:rsidRPr="005E1AF3">
        <w:rPr>
          <w:lang w:val="en-US"/>
        </w:rPr>
        <w:t xml:space="preserve">, we tested the </w:t>
      </w:r>
      <w:ins w:id="489" w:author="Deepikaa Menon" w:date="2020-08-26T19:24:00Z">
        <w:r w:rsidR="007649A2" w:rsidRPr="005E1AF3">
          <w:rPr>
            <w:lang w:val="en-US"/>
          </w:rPr>
          <w:t>locali</w:t>
        </w:r>
        <w:r w:rsidR="007649A2">
          <w:rPr>
            <w:lang w:val="en-US"/>
          </w:rPr>
          <w:t>za</w:t>
        </w:r>
        <w:r w:rsidR="007649A2" w:rsidRPr="005E1AF3">
          <w:rPr>
            <w:lang w:val="en-US"/>
          </w:rPr>
          <w:t xml:space="preserve">tion </w:t>
        </w:r>
      </w:ins>
      <w:r w:rsidRPr="005E1AF3">
        <w:rPr>
          <w:lang w:val="en-US"/>
        </w:rPr>
        <w:t xml:space="preserve">of Rvs167 and </w:t>
      </w:r>
      <w:ins w:id="490" w:author="Deepikaa Menon" w:date="2020-09-22T20:21:00Z">
        <w:r w:rsidR="00684A4F">
          <w:rPr>
            <w:lang w:val="en-US"/>
          </w:rPr>
          <w:t>Rvs167</w:t>
        </w:r>
        <w:r w:rsidR="00684A4F" w:rsidRPr="005E1AF3">
          <w:rPr>
            <w:lang w:val="en-US"/>
          </w:rPr>
          <w:t>textit{$\Delta</w:t>
        </w:r>
      </w:ins>
      <w:ins w:id="491" w:author="Deepikaa Menon" w:date="2020-09-22T21:34:00Z">
        <w:r w:rsidR="00343E15">
          <w:rPr>
            <w:lang w:val="en-US"/>
          </w:rPr>
          <w:t>s</w:t>
        </w:r>
      </w:ins>
      <w:ins w:id="492" w:author="Deepikaa Menon" w:date="2020-09-22T21:35:00Z">
        <w:r w:rsidR="00343E15">
          <w:rPr>
            <w:lang w:val="en-US"/>
          </w:rPr>
          <w:t>h3</w:t>
        </w:r>
      </w:ins>
      <w:ins w:id="493" w:author="Deepikaa Menon" w:date="2020-09-22T20:21:00Z">
        <w:r w:rsidR="00684A4F" w:rsidRPr="005E1AF3">
          <w:rPr>
            <w:lang w:val="en-US"/>
          </w:rPr>
          <w:t>$}</w:t>
        </w:r>
        <w:r w:rsidR="00684A4F">
          <w:rPr>
            <w:lang w:val="en-US"/>
          </w:rPr>
          <w:t xml:space="preserve"> </w:t>
        </w:r>
      </w:ins>
      <w:r w:rsidRPr="005E1AF3">
        <w:rPr>
          <w:lang w:val="en-US"/>
        </w:rPr>
        <w:t xml:space="preserve">in </w:t>
      </w:r>
      <w:proofErr w:type="spellStart"/>
      <w:r w:rsidRPr="005E1AF3">
        <w:rPr>
          <w:lang w:val="en-US"/>
        </w:rPr>
        <w:t>LatA</w:t>
      </w:r>
      <w:proofErr w:type="spellEnd"/>
      <w:r w:rsidRPr="005E1AF3">
        <w:rPr>
          <w:lang w:val="en-US"/>
        </w:rPr>
        <w:t xml:space="preserve"> treated cells (</w:t>
      </w:r>
      <w:del w:id="494" w:author="Deepikaa Menon" w:date="2020-09-23T13:07:00Z">
        <w:r w:rsidRPr="005E1AF3" w:rsidDel="00E14273">
          <w:rPr>
            <w:lang w:val="en-US"/>
          </w:rPr>
          <w:delText>Fig3b</w:delText>
        </w:r>
      </w:del>
      <w:ins w:id="495" w:author="Deepikaa Menon" w:date="2020-09-23T13:07:00Z">
        <w:r w:rsidR="00E14273" w:rsidRPr="005E1AF3">
          <w:rPr>
            <w:lang w:val="en-US"/>
          </w:rPr>
          <w:t>Fig3</w:t>
        </w:r>
        <w:r w:rsidR="00E14273">
          <w:rPr>
            <w:lang w:val="en-US"/>
          </w:rPr>
          <w:t>B</w:t>
        </w:r>
      </w:ins>
      <w:r w:rsidRPr="005E1AF3">
        <w:rPr>
          <w:lang w:val="en-US"/>
        </w:rPr>
        <w:t>, “</w:t>
      </w:r>
      <w:proofErr w:type="spellStart"/>
      <w:r w:rsidRPr="005E1AF3">
        <w:rPr>
          <w:lang w:val="en-US"/>
        </w:rPr>
        <w:t>LatA</w:t>
      </w:r>
      <w:proofErr w:type="spellEnd"/>
      <w:r w:rsidRPr="005E1AF3">
        <w:rPr>
          <w:lang w:val="en-US"/>
        </w:rPr>
        <w:t xml:space="preserve">”). Plasma membrane </w:t>
      </w:r>
      <w:ins w:id="496" w:author="Deepikaa Menon" w:date="2020-08-26T19:24:00Z">
        <w:r w:rsidR="007649A2" w:rsidRPr="005E1AF3">
          <w:rPr>
            <w:lang w:val="en-US"/>
          </w:rPr>
          <w:t>locali</w:t>
        </w:r>
        <w:r w:rsidR="007649A2">
          <w:rPr>
            <w:lang w:val="en-US"/>
          </w:rPr>
          <w:t>z</w:t>
        </w:r>
        <w:r w:rsidR="007649A2" w:rsidRPr="005E1AF3">
          <w:rPr>
            <w:lang w:val="en-US"/>
          </w:rPr>
          <w:t xml:space="preserve">ation </w:t>
        </w:r>
      </w:ins>
      <w:r w:rsidRPr="005E1AF3">
        <w:rPr>
          <w:lang w:val="en-US"/>
        </w:rPr>
        <w:t xml:space="preserve">of Rvs167 remains upon </w:t>
      </w:r>
      <w:proofErr w:type="spellStart"/>
      <w:r w:rsidRPr="005E1AF3">
        <w:rPr>
          <w:lang w:val="en-US"/>
        </w:rPr>
        <w:t>LatA</w:t>
      </w:r>
      <w:proofErr w:type="spellEnd"/>
      <w:r w:rsidRPr="005E1AF3">
        <w:rPr>
          <w:lang w:val="en-US"/>
        </w:rPr>
        <w:t xml:space="preserve"> treatment, and transient patches continue to exist in \</w:t>
      </w:r>
      <w:proofErr w:type="spellStart"/>
      <w:r w:rsidRPr="005E1AF3">
        <w:rPr>
          <w:lang w:val="en-US"/>
        </w:rPr>
        <w:t>textit</w:t>
      </w:r>
      <w:proofErr w:type="spellEnd"/>
      <w:r w:rsidRPr="005E1AF3">
        <w:rPr>
          <w:lang w:val="en-US"/>
        </w:rPr>
        <w:t xml:space="preserve">{sla2$\Delta$} cells treated with </w:t>
      </w:r>
      <w:proofErr w:type="spellStart"/>
      <w:r w:rsidRPr="005E1AF3">
        <w:rPr>
          <w:lang w:val="en-US"/>
        </w:rPr>
        <w:t>LatA</w:t>
      </w:r>
      <w:proofErr w:type="spellEnd"/>
      <w:r w:rsidRPr="005E1AF3">
        <w:rPr>
          <w:lang w:val="en-US"/>
        </w:rPr>
        <w:t xml:space="preserve"> (</w:t>
      </w:r>
      <w:ins w:id="497" w:author="Deepikaa Menon" w:date="2020-09-23T13:08:00Z">
        <w:r w:rsidR="00360E93" w:rsidRPr="005E1AF3">
          <w:rPr>
            <w:lang w:val="en-US"/>
          </w:rPr>
          <w:t>Fig3</w:t>
        </w:r>
        <w:r w:rsidR="00360E93">
          <w:rPr>
            <w:lang w:val="en-US"/>
          </w:rPr>
          <w:t>B</w:t>
        </w:r>
      </w:ins>
      <w:r w:rsidRPr="005E1AF3">
        <w:rPr>
          <w:lang w:val="en-US"/>
        </w:rPr>
        <w:t>, “\</w:t>
      </w:r>
      <w:proofErr w:type="spellStart"/>
      <w:r w:rsidRPr="005E1AF3">
        <w:rPr>
          <w:lang w:val="en-US"/>
        </w:rPr>
        <w:t>textit</w:t>
      </w:r>
      <w:proofErr w:type="spellEnd"/>
      <w:r w:rsidRPr="005E1AF3">
        <w:rPr>
          <w:lang w:val="en-US"/>
        </w:rPr>
        <w:t xml:space="preserve">{sla2$\Delta$}+ </w:t>
      </w:r>
      <w:proofErr w:type="spellStart"/>
      <w:r w:rsidRPr="005E1AF3">
        <w:rPr>
          <w:lang w:val="en-US"/>
        </w:rPr>
        <w:t>LatA</w:t>
      </w:r>
      <w:proofErr w:type="spellEnd"/>
      <w:r w:rsidRPr="005E1AF3">
        <w:rPr>
          <w:lang w:val="en-US"/>
        </w:rPr>
        <w:t xml:space="preserve">”). </w:t>
      </w:r>
      <w:ins w:id="498" w:author="Deepikaa Menon" w:date="2020-09-22T20:07:00Z">
        <w:r w:rsidR="009237A7">
          <w:rPr>
            <w:lang w:val="en-US"/>
          </w:rPr>
          <w:t>Rvs167</w:t>
        </w:r>
        <w:r w:rsidR="009237A7" w:rsidRPr="005E1AF3">
          <w:rPr>
            <w:lang w:val="en-US"/>
          </w:rPr>
          <w:t>textit{$\Delta</w:t>
        </w:r>
      </w:ins>
      <w:ins w:id="499" w:author="Deepikaa Menon" w:date="2020-09-22T21:35:00Z">
        <w:r w:rsidR="006E673F">
          <w:rPr>
            <w:lang w:val="en-US"/>
          </w:rPr>
          <w:t>sh3</w:t>
        </w:r>
      </w:ins>
      <w:ins w:id="500" w:author="Deepikaa Menon" w:date="2020-09-22T20:07:00Z">
        <w:r w:rsidR="009237A7" w:rsidRPr="005E1AF3">
          <w:rPr>
            <w:lang w:val="en-US"/>
          </w:rPr>
          <w:t xml:space="preserve">$} </w:t>
        </w:r>
      </w:ins>
      <w:ins w:id="501" w:author="Deepikaa Menon" w:date="2020-08-26T19:26:00Z">
        <w:r w:rsidR="00094458">
          <w:rPr>
            <w:lang w:val="en-US"/>
          </w:rPr>
          <w:t>does not localize</w:t>
        </w:r>
        <w:r w:rsidR="00094458" w:rsidRPr="005E1AF3">
          <w:rPr>
            <w:lang w:val="en-US"/>
          </w:rPr>
          <w:t xml:space="preserve"> </w:t>
        </w:r>
        <w:r w:rsidR="00094458">
          <w:rPr>
            <w:lang w:val="en-US"/>
          </w:rPr>
          <w:t>to the plasma membrane in either case</w:t>
        </w:r>
      </w:ins>
      <w:ins w:id="502" w:author="Deepikaa Menon" w:date="2020-09-22T20:22:00Z">
        <w:r w:rsidR="0065526B">
          <w:rPr>
            <w:lang w:val="en-US"/>
          </w:rPr>
          <w:t>. Thus</w:t>
        </w:r>
        <w:r w:rsidR="004736E2">
          <w:rPr>
            <w:lang w:val="en-US"/>
          </w:rPr>
          <w:t>,</w:t>
        </w:r>
      </w:ins>
      <w:ins w:id="503" w:author="Deepikaa Menon" w:date="2020-08-26T19:25:00Z">
        <w:r w:rsidR="00094458">
          <w:rPr>
            <w:lang w:val="en-US"/>
          </w:rPr>
          <w:t xml:space="preserve"> localization of </w:t>
        </w:r>
      </w:ins>
      <w:ins w:id="504" w:author="Deepikaa Menon" w:date="2020-08-26T19:26:00Z">
        <w:r w:rsidR="00094458">
          <w:rPr>
            <w:lang w:val="en-US"/>
          </w:rPr>
          <w:t xml:space="preserve">full-length Rvs167 in the presence of </w:t>
        </w:r>
        <w:proofErr w:type="spellStart"/>
        <w:r w:rsidR="00094458">
          <w:rPr>
            <w:lang w:val="en-US"/>
          </w:rPr>
          <w:t>LatA</w:t>
        </w:r>
        <w:proofErr w:type="spellEnd"/>
        <w:r w:rsidR="00094458">
          <w:rPr>
            <w:lang w:val="en-US"/>
          </w:rPr>
          <w:t xml:space="preserve"> is </w:t>
        </w:r>
        <w:r w:rsidR="00094458">
          <w:rPr>
            <w:lang w:val="en-US"/>
          </w:rPr>
          <w:lastRenderedPageBreak/>
          <w:t>due to the SH3 domain. This</w:t>
        </w:r>
      </w:ins>
      <w:ins w:id="505" w:author="Deepikaa Menon" w:date="2020-08-26T19:27:00Z">
        <w:r w:rsidR="00094458">
          <w:rPr>
            <w:lang w:val="en-US"/>
          </w:rPr>
          <w:t xml:space="preserve"> indicates that the SH3 domain is able to </w:t>
        </w:r>
      </w:ins>
      <w:ins w:id="506" w:author="Deepikaa Menon" w:date="2020-09-22T20:22:00Z">
        <w:r w:rsidR="00C97E75">
          <w:rPr>
            <w:lang w:val="en-US"/>
          </w:rPr>
          <w:t>recruit</w:t>
        </w:r>
      </w:ins>
      <w:ins w:id="507" w:author="Deepikaa Menon" w:date="2020-08-26T19:27:00Z">
        <w:r w:rsidR="00094458">
          <w:rPr>
            <w:lang w:val="en-US"/>
          </w:rPr>
          <w:t xml:space="preserve"> </w:t>
        </w:r>
        <w:proofErr w:type="spellStart"/>
        <w:r w:rsidR="00094458">
          <w:rPr>
            <w:lang w:val="en-US"/>
          </w:rPr>
          <w:t>Rvs</w:t>
        </w:r>
        <w:proofErr w:type="spellEnd"/>
        <w:r w:rsidR="00094458">
          <w:rPr>
            <w:lang w:val="en-US"/>
          </w:rPr>
          <w:t xml:space="preserve"> molecules to the plasma membrane in an </w:t>
        </w:r>
        <w:proofErr w:type="spellStart"/>
        <w:r w:rsidR="00094458">
          <w:rPr>
            <w:lang w:val="en-US"/>
          </w:rPr>
          <w:t>actin</w:t>
        </w:r>
      </w:ins>
      <w:proofErr w:type="spellEnd"/>
      <w:ins w:id="508" w:author="Deepikaa Menon" w:date="2020-08-26T19:42:00Z">
        <w:r w:rsidR="00322674">
          <w:rPr>
            <w:lang w:val="en-US"/>
          </w:rPr>
          <w:t xml:space="preserve">- </w:t>
        </w:r>
      </w:ins>
      <w:ins w:id="509" w:author="Deepikaa Menon" w:date="2020-08-26T19:27:00Z">
        <w:r w:rsidR="00094458">
          <w:rPr>
            <w:lang w:val="en-US"/>
          </w:rPr>
          <w:t>and curvature</w:t>
        </w:r>
      </w:ins>
      <w:ins w:id="510" w:author="Deepikaa Menon" w:date="2020-08-26T19:42:00Z">
        <w:r w:rsidR="00322674">
          <w:rPr>
            <w:lang w:val="en-US"/>
          </w:rPr>
          <w:t>-</w:t>
        </w:r>
      </w:ins>
      <w:ins w:id="511" w:author="Deepikaa Menon" w:date="2020-08-26T19:27:00Z">
        <w:r w:rsidR="00094458">
          <w:rPr>
            <w:lang w:val="en-US"/>
          </w:rPr>
          <w:t xml:space="preserve">independent manner. </w:t>
        </w:r>
      </w:ins>
    </w:p>
    <w:p w14:paraId="70509CB6" w14:textId="77777777" w:rsidR="005E1AF3" w:rsidRDefault="005E1AF3" w:rsidP="005E1AF3">
      <w:pPr>
        <w:rPr>
          <w:lang w:val="en-US"/>
        </w:rPr>
      </w:pPr>
    </w:p>
    <w:p w14:paraId="5F98E3EF" w14:textId="77777777" w:rsidR="005E1AF3" w:rsidRDefault="005E1AF3" w:rsidP="005E1AF3">
      <w:pPr>
        <w:rPr>
          <w:lang w:val="en-US"/>
        </w:rPr>
      </w:pPr>
    </w:p>
    <w:p w14:paraId="076D1E5F" w14:textId="77777777"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14:paraId="0032CE20" w14:textId="29400255" w:rsidR="00C36001" w:rsidRDefault="005E1AF3" w:rsidP="005E1AF3">
      <w:pPr>
        <w:rPr>
          <w:lang w:val="en-US"/>
        </w:rPr>
      </w:pPr>
      <w:r w:rsidRPr="005E1AF3">
        <w:rPr>
          <w:lang w:val="en-US"/>
        </w:rPr>
        <w:t xml:space="preserve">Type I </w:t>
      </w:r>
      <w:proofErr w:type="spellStart"/>
      <w:r w:rsidRPr="005E1AF3">
        <w:rPr>
          <w:lang w:val="en-US"/>
        </w:rPr>
        <w:t>myosins</w:t>
      </w:r>
      <w:proofErr w:type="spellEnd"/>
      <w:r w:rsidRPr="005E1AF3">
        <w:rPr>
          <w:lang w:val="en-US"/>
        </w:rPr>
        <w:t xml:space="preserve"> Myo3 and Myo5, and Vrp1 have </w:t>
      </w:r>
      <w:ins w:id="512" w:author="Deepikaa Menon" w:date="2020-08-28T16:46:00Z">
        <w:r w:rsidR="005D1033">
          <w:rPr>
            <w:lang w:val="en-US"/>
          </w:rPr>
          <w:t xml:space="preserve">known </w:t>
        </w:r>
      </w:ins>
      <w:r w:rsidRPr="005E1AF3">
        <w:rPr>
          <w:lang w:val="en-US"/>
        </w:rPr>
        <w:t>genetic</w:t>
      </w:r>
      <w:ins w:id="513" w:author="Deepikaa Menon" w:date="2020-08-26T19:41:00Z">
        <w:r w:rsidR="00515A1E">
          <w:rPr>
            <w:lang w:val="en-US"/>
          </w:rPr>
          <w:t xml:space="preserve"> </w:t>
        </w:r>
      </w:ins>
      <w:ins w:id="514" w:author="Deepikaa Menon" w:date="2020-08-28T16:27:00Z">
        <w:r w:rsidR="0010427C">
          <w:rPr>
            <w:lang w:val="en-US"/>
          </w:rPr>
          <w:t>and/</w:t>
        </w:r>
      </w:ins>
      <w:ins w:id="515" w:author="Deepikaa Menon" w:date="2020-08-28T14:58:00Z">
        <w:r w:rsidR="00C67626">
          <w:rPr>
            <w:lang w:val="en-US"/>
          </w:rPr>
          <w:t>or</w:t>
        </w:r>
      </w:ins>
      <w:ins w:id="516" w:author="Deepikaa Menon" w:date="2020-08-26T19:41:00Z">
        <w:r w:rsidR="00515A1E">
          <w:rPr>
            <w:lang w:val="en-US"/>
          </w:rPr>
          <w:t xml:space="preserve"> </w:t>
        </w:r>
      </w:ins>
      <w:r w:rsidRPr="005E1AF3">
        <w:rPr>
          <w:lang w:val="en-US"/>
        </w:rPr>
        <w:t xml:space="preserve">physical interactions with Rvs167 SH3 domains (Lila and </w:t>
      </w:r>
      <w:proofErr w:type="spellStart"/>
      <w:r w:rsidRPr="005E1AF3">
        <w:rPr>
          <w:lang w:val="en-US"/>
        </w:rPr>
        <w:t>Drubin</w:t>
      </w:r>
      <w:proofErr w:type="spellEnd"/>
      <w:r w:rsidRPr="005E1AF3">
        <w:rPr>
          <w:lang w:val="en-US"/>
        </w:rPr>
        <w:t xml:space="preserve">, 1997; </w:t>
      </w:r>
      <w:proofErr w:type="spellStart"/>
      <w:r w:rsidRPr="005E1AF3">
        <w:rPr>
          <w:lang w:val="en-US"/>
        </w:rPr>
        <w:t>Colwill</w:t>
      </w:r>
      <w:proofErr w:type="spellEnd"/>
      <w:r w:rsidRPr="005E1AF3">
        <w:rPr>
          <w:lang w:val="en-US"/>
        </w:rPr>
        <w:t xml:space="preserve"> et al., 1999, </w:t>
      </w:r>
      <w:proofErr w:type="spellStart"/>
      <w:r w:rsidRPr="005E1AF3">
        <w:rPr>
          <w:lang w:val="en-US"/>
        </w:rPr>
        <w:t>Madania</w:t>
      </w:r>
      <w:proofErr w:type="spellEnd"/>
      <w:r w:rsidRPr="005E1AF3">
        <w:rPr>
          <w:lang w:val="en-US"/>
        </w:rPr>
        <w:t xml:space="preserve"> et al., 1999; Liu et al., 2009). We tested</w:t>
      </w:r>
      <w:ins w:id="517" w:author="Deepikaa Menon" w:date="2020-08-28T16:48:00Z">
        <w:r w:rsidR="004B7201">
          <w:rPr>
            <w:rFonts w:ascii="MS Gothic" w:eastAsia="MS Gothic" w:hAnsi="MS Gothic" w:cs="MS Gothic"/>
            <w:lang w:val="en-US"/>
          </w:rPr>
          <w:t xml:space="preserve"> </w:t>
        </w:r>
      </w:ins>
      <w:r w:rsidRPr="005E1AF3">
        <w:rPr>
          <w:lang w:val="en-US"/>
        </w:rPr>
        <w:t xml:space="preserve">the interaction between these proteins and the Rvs167 SH3 region by studying the localization of full-length Rvs167 in cells with one of </w:t>
      </w:r>
      <w:ins w:id="518" w:author="Marko Kaksonen" w:date="2020-08-11T16:52:00Z">
        <w:r w:rsidR="00B20E9B">
          <w:rPr>
            <w:lang w:val="en-US"/>
          </w:rPr>
          <w:t xml:space="preserve">the genes for </w:t>
        </w:r>
      </w:ins>
      <w:r w:rsidRPr="005E1AF3">
        <w:rPr>
          <w:lang w:val="en-US"/>
        </w:rPr>
        <w:t xml:space="preserve">these proteins deleted, and treated with </w:t>
      </w:r>
      <w:proofErr w:type="spellStart"/>
      <w:r w:rsidRPr="005E1AF3">
        <w:rPr>
          <w:lang w:val="en-US"/>
        </w:rPr>
        <w:t>LatA</w:t>
      </w:r>
      <w:proofErr w:type="spellEnd"/>
      <w:r w:rsidRPr="005E1AF3">
        <w:rPr>
          <w:lang w:val="en-US"/>
        </w:rPr>
        <w:t>. By</w:t>
      </w:r>
      <w:ins w:id="519" w:author="Deepikaa Menon" w:date="2020-09-22T20:23:00Z">
        <w:r w:rsidR="006841C3">
          <w:rPr>
            <w:lang w:val="en-US"/>
          </w:rPr>
          <w:t xml:space="preserve"> using</w:t>
        </w:r>
      </w:ins>
      <w:r w:rsidRPr="005E1AF3">
        <w:rPr>
          <w:lang w:val="en-US"/>
        </w:rPr>
        <w:t xml:space="preserve"> </w:t>
      </w:r>
      <w:proofErr w:type="spellStart"/>
      <w:r w:rsidRPr="005E1AF3">
        <w:rPr>
          <w:lang w:val="en-US"/>
        </w:rPr>
        <w:t>LatA</w:t>
      </w:r>
      <w:proofErr w:type="spellEnd"/>
      <w:ins w:id="520" w:author="Deepikaa Menon" w:date="2020-09-22T20:23:00Z">
        <w:r w:rsidR="00B403D9">
          <w:rPr>
            <w:lang w:val="en-US"/>
          </w:rPr>
          <w:t xml:space="preserve"> </w:t>
        </w:r>
      </w:ins>
      <w:r w:rsidRPr="005E1AF3">
        <w:rPr>
          <w:lang w:val="en-US"/>
        </w:rPr>
        <w:t xml:space="preserve">we expected to </w:t>
      </w:r>
      <w:ins w:id="521" w:author="Deepikaa Menon" w:date="2020-08-28T16:46:00Z">
        <w:r w:rsidR="00452086">
          <w:rPr>
            <w:lang w:val="en-US"/>
          </w:rPr>
          <w:t>re</w:t>
        </w:r>
      </w:ins>
      <w:r w:rsidRPr="005E1AF3">
        <w:rPr>
          <w:lang w:val="en-US"/>
        </w:rPr>
        <w:t>produce the situation in which BAR-curvature interaction is removed (</w:t>
      </w:r>
      <w:ins w:id="522" w:author="Deepikaa Menon" w:date="2020-09-23T13:12:00Z">
        <w:r w:rsidR="00803D11" w:rsidRPr="005E1AF3">
          <w:rPr>
            <w:lang w:val="en-US"/>
          </w:rPr>
          <w:t>Fig3</w:t>
        </w:r>
        <w:r w:rsidR="00803D11">
          <w:rPr>
            <w:lang w:val="en-US"/>
          </w:rPr>
          <w:t>B</w:t>
        </w:r>
      </w:ins>
      <w:r w:rsidRPr="005E1AF3">
        <w:rPr>
          <w:lang w:val="en-US"/>
        </w:rPr>
        <w:t>). Then</w:t>
      </w:r>
      <w:ins w:id="523" w:author="Deepikaa Menon" w:date="2020-09-22T20:23:00Z">
        <w:r w:rsidR="00604820">
          <w:rPr>
            <w:lang w:val="en-US"/>
          </w:rPr>
          <w:t>,</w:t>
        </w:r>
      </w:ins>
      <w:r w:rsidRPr="005E1AF3">
        <w:rPr>
          <w:lang w:val="en-US"/>
        </w:rPr>
        <w:t xml:space="preserve"> if we lost SH3 interaction because we </w:t>
      </w:r>
      <w:ins w:id="524" w:author="Deepikaa Menon" w:date="2020-08-28T16:47:00Z">
        <w:r w:rsidR="00452086">
          <w:rPr>
            <w:lang w:val="en-US"/>
          </w:rPr>
          <w:t>removed</w:t>
        </w:r>
        <w:r w:rsidR="00452086" w:rsidRPr="005E1AF3">
          <w:rPr>
            <w:lang w:val="en-US"/>
          </w:rPr>
          <w:t xml:space="preserve"> </w:t>
        </w:r>
      </w:ins>
      <w:r w:rsidRPr="005E1AF3">
        <w:rPr>
          <w:lang w:val="en-US"/>
        </w:rPr>
        <w:t>the protein with which it interacts, we would lose locali</w:t>
      </w:r>
      <w:ins w:id="525" w:author="Deepikaa Menon" w:date="2020-08-28T16:47:00Z">
        <w:r w:rsidR="00FC03C6">
          <w:rPr>
            <w:lang w:val="en-US"/>
          </w:rPr>
          <w:t>z</w:t>
        </w:r>
      </w:ins>
      <w:r w:rsidRPr="005E1AF3">
        <w:rPr>
          <w:lang w:val="en-US"/>
        </w:rPr>
        <w:t xml:space="preserve">ation of Rvs167 completely. Deletion of neither Vrp1 nor Myo5 in combination with </w:t>
      </w:r>
      <w:proofErr w:type="spellStart"/>
      <w:r w:rsidRPr="005E1AF3">
        <w:rPr>
          <w:lang w:val="en-US"/>
        </w:rPr>
        <w:t>LatA</w:t>
      </w:r>
      <w:proofErr w:type="spellEnd"/>
      <w:r w:rsidRPr="005E1AF3">
        <w:rPr>
          <w:lang w:val="en-US"/>
        </w:rPr>
        <w:t xml:space="preserve"> treatment removes the localization of Rvs167. Deletion of Myo3 with </w:t>
      </w:r>
      <w:proofErr w:type="spellStart"/>
      <w:r w:rsidRPr="005E1AF3">
        <w:rPr>
          <w:lang w:val="en-US"/>
        </w:rPr>
        <w:t>LatA</w:t>
      </w:r>
      <w:proofErr w:type="spellEnd"/>
      <w:r w:rsidRPr="005E1AF3">
        <w:rPr>
          <w:lang w:val="en-US"/>
        </w:rPr>
        <w:t xml:space="preserve"> treatment removes localization of </w:t>
      </w:r>
      <w:commentRangeStart w:id="526"/>
      <w:r w:rsidRPr="005E1AF3">
        <w:rPr>
          <w:lang w:val="en-US"/>
        </w:rPr>
        <w:t>Rvs167</w:t>
      </w:r>
      <w:commentRangeEnd w:id="526"/>
      <w:r w:rsidR="00FC4710">
        <w:rPr>
          <w:rStyle w:val="CommentReference"/>
        </w:rPr>
        <w:commentReference w:id="526"/>
      </w:r>
      <w:ins w:id="527" w:author="Deepikaa Menon" w:date="2020-08-28T16:48:00Z">
        <w:r w:rsidR="00C65C4D">
          <w:rPr>
            <w:lang w:val="en-US"/>
          </w:rPr>
          <w:t xml:space="preserve">, </w:t>
        </w:r>
      </w:ins>
      <w:ins w:id="528" w:author="Deepikaa Menon" w:date="2020-08-28T16:49:00Z">
        <w:r w:rsidR="00C65C4D">
          <w:rPr>
            <w:lang w:val="en-US"/>
          </w:rPr>
          <w:t>indicating that SH3 domains interact at endocytic sites with Myo3.</w:t>
        </w:r>
      </w:ins>
    </w:p>
    <w:p w14:paraId="381A4A29" w14:textId="5B0282C1" w:rsidR="0047595C" w:rsidRDefault="00A875F2" w:rsidP="007F3FC0">
      <w:pPr>
        <w:jc w:val="center"/>
        <w:rPr>
          <w:sz w:val="20"/>
          <w:szCs w:val="20"/>
          <w:lang w:val="en-US"/>
        </w:rPr>
      </w:pPr>
      <w:r>
        <w:rPr>
          <w:sz w:val="20"/>
          <w:szCs w:val="20"/>
          <w:lang w:val="en-US"/>
        </w:rPr>
        <w:softHyphen/>
      </w:r>
      <w:r>
        <w:rPr>
          <w:sz w:val="20"/>
          <w:szCs w:val="20"/>
          <w:lang w:val="en-US"/>
        </w:rPr>
        <w:softHyphen/>
      </w:r>
      <w:r>
        <w:rPr>
          <w:sz w:val="20"/>
          <w:szCs w:val="20"/>
          <w:lang w:val="en-US"/>
        </w:rPr>
        <w:softHyphen/>
      </w:r>
      <w:ins w:id="529" w:author="Deepikaa Menon" w:date="2020-09-22T22:20:00Z">
        <w:r w:rsidR="007F3FC0">
          <w:rPr>
            <w:noProof/>
            <w:sz w:val="20"/>
            <w:szCs w:val="20"/>
            <w:lang w:val="en-US"/>
          </w:rPr>
          <w:drawing>
            <wp:inline distT="0" distB="0" distL="0" distR="0" wp14:anchorId="4FCB939E" wp14:editId="10F6B8CA">
              <wp:extent cx="2729133" cy="5939171"/>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a2_del_final16.pd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023" cy="5969398"/>
                      </a:xfrm>
                      <a:prstGeom prst="rect">
                        <a:avLst/>
                      </a:prstGeom>
                    </pic:spPr>
                  </pic:pic>
                </a:graphicData>
              </a:graphic>
            </wp:inline>
          </w:drawing>
        </w:r>
      </w:ins>
    </w:p>
    <w:p w14:paraId="639BEB00" w14:textId="11473927" w:rsidR="00C36001" w:rsidRDefault="008F03BE" w:rsidP="008F03BE">
      <w:pPr>
        <w:rPr>
          <w:ins w:id="530" w:author="Deepikaa Menon" w:date="2020-09-22T22:34:00Z"/>
          <w:sz w:val="20"/>
          <w:szCs w:val="20"/>
          <w:lang w:val="en-US"/>
        </w:rPr>
      </w:pPr>
      <w:r w:rsidRPr="008F03BE">
        <w:rPr>
          <w:sz w:val="20"/>
          <w:szCs w:val="20"/>
          <w:lang w:val="en-US"/>
        </w:rPr>
        <w:lastRenderedPageBreak/>
        <w:t>﻿</w:t>
      </w:r>
      <w:r w:rsidRPr="008F03BE">
        <w:rPr>
          <w:sz w:val="20"/>
          <w:szCs w:val="20"/>
          <w:lang w:val="en-US"/>
        </w:rPr>
        <w:tab/>
        <w:t xml:space="preserve">\caption{A: Schematic of </w:t>
      </w:r>
      <w:proofErr w:type="spellStart"/>
      <w:r w:rsidRPr="008F03BE">
        <w:rPr>
          <w:sz w:val="20"/>
          <w:szCs w:val="20"/>
          <w:lang w:val="en-US"/>
        </w:rPr>
        <w:t>Rvs</w:t>
      </w:r>
      <w:proofErr w:type="spellEnd"/>
      <w:r w:rsidRPr="008F03BE">
        <w:rPr>
          <w:sz w:val="20"/>
          <w:szCs w:val="20"/>
          <w:lang w:val="en-US"/>
        </w:rPr>
        <w:t xml:space="preserve"> protein complex with and without the SH3 domain. B: Localization of full-length </w:t>
      </w:r>
      <w:ins w:id="531" w:author="Deepikaa Menon" w:date="2020-09-22T22:34:00Z">
        <w:r w:rsidR="008621E7">
          <w:rPr>
            <w:sz w:val="20"/>
            <w:szCs w:val="20"/>
            <w:lang w:val="en-US"/>
          </w:rPr>
          <w:t xml:space="preserve">Rvs167 </w:t>
        </w:r>
      </w:ins>
      <w:r w:rsidRPr="008F03BE">
        <w:rPr>
          <w:sz w:val="20"/>
          <w:szCs w:val="20"/>
          <w:lang w:val="en-US"/>
        </w:rPr>
        <w:t xml:space="preserve">and </w:t>
      </w:r>
      <w:ins w:id="532" w:author="Deepikaa Menon" w:date="2020-09-22T20:23:00Z">
        <w:r w:rsidR="009A38E2" w:rsidRPr="002F11D8">
          <w:rPr>
            <w:sz w:val="20"/>
            <w:szCs w:val="20"/>
            <w:lang w:val="en-US"/>
          </w:rPr>
          <w:t>Rvs167textit{$\Delta</w:t>
        </w:r>
      </w:ins>
      <w:ins w:id="533" w:author="Deepikaa Menon" w:date="2020-09-22T21:35:00Z">
        <w:r w:rsidR="003371EC">
          <w:rPr>
            <w:sz w:val="20"/>
            <w:szCs w:val="20"/>
            <w:lang w:val="en-US"/>
          </w:rPr>
          <w:t>sh</w:t>
        </w:r>
      </w:ins>
      <w:ins w:id="534" w:author="Deepikaa Menon" w:date="2020-09-22T20:23:00Z">
        <w:r w:rsidR="009A38E2" w:rsidRPr="002F11D8">
          <w:rPr>
            <w:sz w:val="20"/>
            <w:szCs w:val="20"/>
            <w:lang w:val="en-US"/>
          </w:rPr>
          <w:t>3$}</w:t>
        </w:r>
        <w:r w:rsidR="009A38E2">
          <w:rPr>
            <w:lang w:val="en-US"/>
          </w:rPr>
          <w:t xml:space="preserve"> </w:t>
        </w:r>
      </w:ins>
      <w:r w:rsidRPr="008F03BE">
        <w:rPr>
          <w:sz w:val="20"/>
          <w:szCs w:val="20"/>
          <w:lang w:val="en-US"/>
        </w:rPr>
        <w:t>in WT, \</w:t>
      </w:r>
      <w:proofErr w:type="spellStart"/>
      <w:r w:rsidRPr="008F03BE">
        <w:rPr>
          <w:sz w:val="20"/>
          <w:szCs w:val="20"/>
          <w:lang w:val="en-US"/>
        </w:rPr>
        <w:t>textit</w:t>
      </w:r>
      <w:proofErr w:type="spellEnd"/>
      <w:r w:rsidRPr="008F03BE">
        <w:rPr>
          <w:sz w:val="20"/>
          <w:szCs w:val="20"/>
          <w:lang w:val="en-US"/>
        </w:rPr>
        <w:t xml:space="preserve">{sla2$\Delta$}, </w:t>
      </w:r>
      <w:proofErr w:type="spellStart"/>
      <w:r w:rsidRPr="008F03BE">
        <w:rPr>
          <w:sz w:val="20"/>
          <w:szCs w:val="20"/>
          <w:lang w:val="en-US"/>
        </w:rPr>
        <w:t>LatA</w:t>
      </w:r>
      <w:proofErr w:type="spellEnd"/>
      <w:r w:rsidRPr="008F03BE">
        <w:rPr>
          <w:sz w:val="20"/>
          <w:szCs w:val="20"/>
          <w:lang w:val="en-US"/>
        </w:rPr>
        <w:t xml:space="preserve"> treated, and </w:t>
      </w:r>
      <w:proofErr w:type="spellStart"/>
      <w:r w:rsidRPr="008F03BE">
        <w:rPr>
          <w:sz w:val="20"/>
          <w:szCs w:val="20"/>
          <w:lang w:val="en-US"/>
        </w:rPr>
        <w:t>LatA</w:t>
      </w:r>
      <w:proofErr w:type="spellEnd"/>
      <w:r w:rsidRPr="008F03BE">
        <w:rPr>
          <w:sz w:val="20"/>
          <w:szCs w:val="20"/>
          <w:lang w:val="en-US"/>
        </w:rPr>
        <w:t xml:space="preserve"> treated \</w:t>
      </w:r>
      <w:proofErr w:type="spellStart"/>
      <w:r w:rsidRPr="008F03BE">
        <w:rPr>
          <w:sz w:val="20"/>
          <w:szCs w:val="20"/>
          <w:lang w:val="en-US"/>
        </w:rPr>
        <w:t>textit</w:t>
      </w:r>
      <w:proofErr w:type="spellEnd"/>
      <w:r w:rsidRPr="008F03BE">
        <w:rPr>
          <w:sz w:val="20"/>
          <w:szCs w:val="20"/>
          <w:lang w:val="en-US"/>
        </w:rPr>
        <w:t xml:space="preserve">{sla2$\Delta$} cells. </w:t>
      </w:r>
      <w:ins w:id="535" w:author="Deepikaa Menon" w:date="2020-09-22T22:35:00Z">
        <w:r w:rsidR="006E17DF" w:rsidRPr="008F03BE">
          <w:rPr>
            <w:sz w:val="20"/>
            <w:szCs w:val="20"/>
            <w:lang w:val="en-US"/>
          </w:rPr>
          <w:t>Scale bar=2{\</w:t>
        </w:r>
        <w:proofErr w:type="spellStart"/>
        <w:r w:rsidR="006E17DF" w:rsidRPr="008F03BE">
          <w:rPr>
            <w:sz w:val="20"/>
            <w:szCs w:val="20"/>
            <w:lang w:val="en-US"/>
          </w:rPr>
          <w:t>textmu</w:t>
        </w:r>
        <w:proofErr w:type="spellEnd"/>
        <w:r w:rsidR="006E17DF" w:rsidRPr="008F03BE">
          <w:rPr>
            <w:sz w:val="20"/>
            <w:szCs w:val="20"/>
            <w:lang w:val="en-US"/>
          </w:rPr>
          <w:t>}m.</w:t>
        </w:r>
        <w:r w:rsidR="006E17DF">
          <w:rPr>
            <w:sz w:val="20"/>
            <w:szCs w:val="20"/>
            <w:lang w:val="en-US"/>
          </w:rPr>
          <w:t>}</w:t>
        </w:r>
      </w:ins>
    </w:p>
    <w:p w14:paraId="54FFB685" w14:textId="710A0027" w:rsidR="00B323D1" w:rsidRDefault="00B323D1" w:rsidP="008F03BE">
      <w:pPr>
        <w:rPr>
          <w:ins w:id="536" w:author="Deepikaa Menon" w:date="2020-09-22T22:34:00Z"/>
          <w:sz w:val="20"/>
          <w:szCs w:val="20"/>
          <w:lang w:val="en-US"/>
        </w:rPr>
      </w:pPr>
    </w:p>
    <w:p w14:paraId="27B4D154" w14:textId="6FEA7366" w:rsidR="00B323D1" w:rsidRDefault="000B294E" w:rsidP="008C10B7">
      <w:pPr>
        <w:jc w:val="center"/>
        <w:rPr>
          <w:ins w:id="537" w:author="Deepikaa Menon" w:date="2020-09-22T22:34:00Z"/>
          <w:sz w:val="20"/>
          <w:szCs w:val="20"/>
          <w:lang w:val="en-US"/>
        </w:rPr>
      </w:pPr>
      <w:bookmarkStart w:id="538" w:name="_GoBack"/>
      <w:ins w:id="539" w:author="Deepikaa Menon" w:date="2020-09-23T13:28:00Z">
        <w:r>
          <w:rPr>
            <w:noProof/>
            <w:sz w:val="20"/>
            <w:szCs w:val="20"/>
            <w:lang w:val="en-US"/>
          </w:rPr>
          <w:drawing>
            <wp:inline distT="0" distB="0" distL="0" distR="0" wp14:anchorId="105A125C" wp14:editId="3F22681A">
              <wp:extent cx="3065318" cy="19968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3_sh3loc.pd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5330" cy="2009924"/>
                      </a:xfrm>
                      <a:prstGeom prst="rect">
                        <a:avLst/>
                      </a:prstGeom>
                    </pic:spPr>
                  </pic:pic>
                </a:graphicData>
              </a:graphic>
            </wp:inline>
          </w:drawing>
        </w:r>
      </w:ins>
    </w:p>
    <w:bookmarkEnd w:id="538"/>
    <w:p w14:paraId="2FBFC64A" w14:textId="4F471524" w:rsidR="00B323D1" w:rsidRDefault="00B323D1" w:rsidP="0063353C">
      <w:pPr>
        <w:jc w:val="center"/>
        <w:rPr>
          <w:ins w:id="540" w:author="Deepikaa Menon" w:date="2020-09-22T22:34:00Z"/>
          <w:sz w:val="20"/>
          <w:szCs w:val="20"/>
          <w:lang w:val="en-US"/>
        </w:rPr>
      </w:pPr>
    </w:p>
    <w:p w14:paraId="4B9D4380" w14:textId="6B337105" w:rsidR="00B323D1" w:rsidRDefault="00B323D1" w:rsidP="008F03BE">
      <w:pPr>
        <w:rPr>
          <w:ins w:id="541" w:author="Deepikaa Menon" w:date="2020-09-22T22:34:00Z"/>
          <w:sz w:val="20"/>
          <w:szCs w:val="20"/>
          <w:lang w:val="en-US"/>
        </w:rPr>
      </w:pPr>
    </w:p>
    <w:p w14:paraId="69559262" w14:textId="0960F4D1" w:rsidR="00B323D1" w:rsidRDefault="00B323D1" w:rsidP="00B323D1">
      <w:pPr>
        <w:rPr>
          <w:sz w:val="20"/>
          <w:szCs w:val="20"/>
          <w:lang w:val="en-US"/>
        </w:rPr>
      </w:pPr>
      <w:ins w:id="542" w:author="Deepikaa Menon" w:date="2020-09-22T22:34:00Z">
        <w:r w:rsidRPr="008F03BE">
          <w:rPr>
            <w:sz w:val="20"/>
            <w:szCs w:val="20"/>
            <w:lang w:val="en-US"/>
          </w:rPr>
          <w:t>\caption{</w:t>
        </w:r>
      </w:ins>
      <w:r w:rsidRPr="008F03BE">
        <w:rPr>
          <w:sz w:val="20"/>
          <w:szCs w:val="20"/>
          <w:lang w:val="en-US"/>
        </w:rPr>
        <w:t>Localization of full-length Rvs167-eGFP in WT, \</w:t>
      </w:r>
      <w:proofErr w:type="spellStart"/>
      <w:r w:rsidRPr="008F03BE">
        <w:rPr>
          <w:sz w:val="20"/>
          <w:szCs w:val="20"/>
          <w:lang w:val="en-US"/>
        </w:rPr>
        <w:t>textit</w:t>
      </w:r>
      <w:proofErr w:type="spellEnd"/>
      <w:r w:rsidRPr="008F03BE">
        <w:rPr>
          <w:sz w:val="20"/>
          <w:szCs w:val="20"/>
          <w:lang w:val="en-US"/>
        </w:rPr>
        <w:t>{myo3$\Delta$}, \</w:t>
      </w:r>
      <w:proofErr w:type="spellStart"/>
      <w:r w:rsidRPr="008F03BE">
        <w:rPr>
          <w:sz w:val="20"/>
          <w:szCs w:val="20"/>
          <w:lang w:val="en-US"/>
        </w:rPr>
        <w:t>textit</w:t>
      </w:r>
      <w:proofErr w:type="spellEnd"/>
      <w:r w:rsidRPr="008F03BE">
        <w:rPr>
          <w:sz w:val="20"/>
          <w:szCs w:val="20"/>
          <w:lang w:val="en-US"/>
        </w:rPr>
        <w:t>{myo5$\Delta$}, and \</w:t>
      </w:r>
      <w:proofErr w:type="spellStart"/>
      <w:r w:rsidRPr="008F03BE">
        <w:rPr>
          <w:sz w:val="20"/>
          <w:szCs w:val="20"/>
          <w:lang w:val="en-US"/>
        </w:rPr>
        <w:t>textit</w:t>
      </w:r>
      <w:proofErr w:type="spellEnd"/>
      <w:r w:rsidRPr="008F03BE">
        <w:rPr>
          <w:sz w:val="20"/>
          <w:szCs w:val="20"/>
          <w:lang w:val="en-US"/>
        </w:rPr>
        <w:t>{vrp1$\Delta$} cells. Scale bars=2{\</w:t>
      </w:r>
      <w:proofErr w:type="spellStart"/>
      <w:r w:rsidRPr="008F03BE">
        <w:rPr>
          <w:sz w:val="20"/>
          <w:szCs w:val="20"/>
          <w:lang w:val="en-US"/>
        </w:rPr>
        <w:t>textmu</w:t>
      </w:r>
      <w:proofErr w:type="spellEnd"/>
      <w:r w:rsidRPr="008F03BE">
        <w:rPr>
          <w:sz w:val="20"/>
          <w:szCs w:val="20"/>
          <w:lang w:val="en-US"/>
        </w:rPr>
        <w:t>}m.</w:t>
      </w:r>
      <w:ins w:id="543" w:author="Deepikaa Menon" w:date="2020-09-22T22:35:00Z">
        <w:r>
          <w:rPr>
            <w:sz w:val="20"/>
            <w:szCs w:val="20"/>
            <w:lang w:val="en-US"/>
          </w:rPr>
          <w:t>}</w:t>
        </w:r>
      </w:ins>
    </w:p>
    <w:p w14:paraId="2F83BFC2" w14:textId="6C604187" w:rsidR="00B323D1" w:rsidRDefault="00B323D1" w:rsidP="008F03BE">
      <w:pPr>
        <w:rPr>
          <w:ins w:id="544" w:author="Deepikaa Menon" w:date="2020-09-22T22:34:00Z"/>
          <w:sz w:val="20"/>
          <w:szCs w:val="20"/>
          <w:lang w:val="en-US"/>
        </w:rPr>
      </w:pPr>
    </w:p>
    <w:p w14:paraId="43BEBFE5" w14:textId="07D484BE" w:rsidR="00B323D1" w:rsidRDefault="00B323D1" w:rsidP="008F03BE">
      <w:pPr>
        <w:rPr>
          <w:ins w:id="545" w:author="Deepikaa Menon" w:date="2020-09-22T22:34:00Z"/>
          <w:sz w:val="20"/>
          <w:szCs w:val="20"/>
          <w:lang w:val="en-US"/>
        </w:rPr>
      </w:pPr>
    </w:p>
    <w:p w14:paraId="7EF52A9C" w14:textId="77777777" w:rsidR="00B323D1" w:rsidRDefault="00B323D1" w:rsidP="008F03BE">
      <w:pPr>
        <w:rPr>
          <w:sz w:val="20"/>
          <w:szCs w:val="20"/>
          <w:lang w:val="en-US"/>
        </w:rPr>
      </w:pPr>
    </w:p>
    <w:p w14:paraId="6F933AA2" w14:textId="77777777" w:rsidR="004047C8" w:rsidRDefault="004047C8" w:rsidP="008F03BE">
      <w:pPr>
        <w:rPr>
          <w:sz w:val="20"/>
          <w:szCs w:val="20"/>
          <w:lang w:val="en-US"/>
        </w:rPr>
      </w:pPr>
    </w:p>
    <w:p w14:paraId="7E3D5EAC" w14:textId="77777777" w:rsidR="004047C8" w:rsidRDefault="004047C8" w:rsidP="008F03BE">
      <w:pPr>
        <w:rPr>
          <w:sz w:val="20"/>
          <w:szCs w:val="20"/>
          <w:lang w:val="en-US"/>
        </w:rPr>
      </w:pPr>
    </w:p>
    <w:p w14:paraId="1365D636" w14:textId="77777777" w:rsidR="004047C8" w:rsidRPr="009016E3" w:rsidRDefault="004047C8" w:rsidP="008F03BE">
      <w:pPr>
        <w:rPr>
          <w:lang w:val="en-US"/>
        </w:rPr>
      </w:pPr>
      <w:r w:rsidRPr="009016E3">
        <w:rPr>
          <w:lang w:val="en-US"/>
        </w:rPr>
        <w:t>﻿\subsection{</w:t>
      </w:r>
      <w:r w:rsidRPr="009016E3">
        <w:rPr>
          <w:b/>
          <w:bCs/>
          <w:lang w:val="en-US"/>
        </w:rPr>
        <w:t>Loss of Rvs167 SH3 domain affects coat and actin dynamics</w:t>
      </w:r>
      <w:r w:rsidRPr="009016E3">
        <w:rPr>
          <w:lang w:val="en-US"/>
        </w:rPr>
        <w:t>}</w:t>
      </w:r>
    </w:p>
    <w:p w14:paraId="56516829" w14:textId="082372FF" w:rsidR="00E72B4C" w:rsidRDefault="004047C8" w:rsidP="004047C8">
      <w:pPr>
        <w:rPr>
          <w:ins w:id="546" w:author="Deepikaa Menon" w:date="2020-08-28T18:50:00Z"/>
          <w:lang w:val="en-US"/>
        </w:rPr>
      </w:pPr>
      <w:r w:rsidRPr="009016E3">
        <w:rPr>
          <w:lang w:val="en-US"/>
        </w:rPr>
        <w:t xml:space="preserve">﻿Since the Rvs167 SH3 domain </w:t>
      </w:r>
      <w:ins w:id="547" w:author="Deepikaa Menon" w:date="2020-09-23T13:29:00Z">
        <w:r w:rsidR="00C96BAC">
          <w:rPr>
            <w:lang w:val="en-US"/>
          </w:rPr>
          <w:t>has</w:t>
        </w:r>
      </w:ins>
      <w:r w:rsidRPr="009016E3">
        <w:rPr>
          <w:lang w:val="en-US"/>
        </w:rPr>
        <w:t xml:space="preserve"> an influence on the recruitment of the </w:t>
      </w:r>
      <w:proofErr w:type="spellStart"/>
      <w:r w:rsidRPr="009016E3">
        <w:rPr>
          <w:lang w:val="en-US"/>
        </w:rPr>
        <w:t>Rvs</w:t>
      </w:r>
      <w:proofErr w:type="spellEnd"/>
      <w:r w:rsidRPr="009016E3">
        <w:rPr>
          <w:lang w:val="en-US"/>
        </w:rPr>
        <w:t xml:space="preserve"> complex to endocytic sites, we wondered if the domain also </w:t>
      </w:r>
      <w:ins w:id="548" w:author="Deepikaa Menon" w:date="2020-08-28T18:49:00Z">
        <w:r w:rsidR="000D49FD">
          <w:rPr>
            <w:lang w:val="en-US"/>
          </w:rPr>
          <w:t>affect</w:t>
        </w:r>
      </w:ins>
      <w:ins w:id="549" w:author="Deepikaa Menon" w:date="2020-09-22T21:15:00Z">
        <w:r w:rsidR="00525104">
          <w:rPr>
            <w:lang w:val="en-US"/>
          </w:rPr>
          <w:t>s</w:t>
        </w:r>
      </w:ins>
      <w:ins w:id="550" w:author="Deepikaa Menon" w:date="2020-09-22T20:40:00Z">
        <w:r w:rsidR="001405E2">
          <w:rPr>
            <w:lang w:val="en-US"/>
          </w:rPr>
          <w:t xml:space="preserve"> later stages</w:t>
        </w:r>
      </w:ins>
      <w:ins w:id="551" w:author="Deepikaa Menon" w:date="2020-08-28T16:52:00Z">
        <w:r w:rsidR="009A3216">
          <w:rPr>
            <w:lang w:val="en-US"/>
          </w:rPr>
          <w:t xml:space="preserve"> </w:t>
        </w:r>
      </w:ins>
      <w:ins w:id="552" w:author="Deepikaa Menon" w:date="2020-09-22T20:40:00Z">
        <w:r w:rsidR="001405E2">
          <w:rPr>
            <w:lang w:val="en-US"/>
          </w:rPr>
          <w:t xml:space="preserve">of </w:t>
        </w:r>
      </w:ins>
      <w:ins w:id="553" w:author="Deepikaa Menon" w:date="2020-08-28T16:52:00Z">
        <w:r w:rsidR="009A3216">
          <w:rPr>
            <w:lang w:val="en-US"/>
          </w:rPr>
          <w:t>invagination</w:t>
        </w:r>
      </w:ins>
      <w:ins w:id="554" w:author="Deepikaa Menon" w:date="2020-09-22T21:08:00Z">
        <w:r w:rsidR="00E5544A">
          <w:rPr>
            <w:lang w:val="en-US"/>
          </w:rPr>
          <w:t xml:space="preserve"> formation</w:t>
        </w:r>
      </w:ins>
      <w:r w:rsidRPr="009016E3">
        <w:rPr>
          <w:lang w:val="en-US"/>
        </w:rPr>
        <w:t xml:space="preserve"> </w:t>
      </w:r>
      <w:commentRangeStart w:id="555"/>
      <w:r w:rsidRPr="009A3216">
        <w:rPr>
          <w:strike/>
          <w:lang w:val="en-US"/>
        </w:rPr>
        <w:t>endocytic dynamics</w:t>
      </w:r>
      <w:commentRangeEnd w:id="555"/>
      <w:r w:rsidR="00C51111" w:rsidRPr="009A3216">
        <w:rPr>
          <w:rStyle w:val="CommentReference"/>
          <w:strike/>
          <w:sz w:val="24"/>
          <w:szCs w:val="24"/>
        </w:rPr>
        <w:commentReference w:id="555"/>
      </w:r>
      <w:r w:rsidRPr="009A3216">
        <w:rPr>
          <w:strike/>
          <w:lang w:val="en-US"/>
        </w:rPr>
        <w:t>.</w:t>
      </w:r>
      <w:r w:rsidRPr="000D22EF">
        <w:rPr>
          <w:lang w:val="en-US"/>
        </w:rPr>
        <w:t xml:space="preserve"> We compared </w:t>
      </w:r>
      <w:ins w:id="556" w:author="Deepikaa Menon" w:date="2020-09-22T20:27:00Z">
        <w:r w:rsidR="0006234D">
          <w:rPr>
            <w:lang w:val="en-US"/>
          </w:rPr>
          <w:t>dynamics of coat and scission markers</w:t>
        </w:r>
      </w:ins>
      <w:r w:rsidRPr="000D22EF">
        <w:rPr>
          <w:lang w:val="en-US"/>
        </w:rPr>
        <w:t xml:space="preserve"> in WT and</w:t>
      </w:r>
      <w:ins w:id="557" w:author="Deepikaa Menon" w:date="2020-09-22T20:24:00Z">
        <w:r w:rsidR="00871FE0">
          <w:rPr>
            <w:lang w:val="en-US"/>
          </w:rPr>
          <w:t xml:space="preserve"> </w:t>
        </w:r>
      </w:ins>
      <w:ins w:id="558" w:author="Deepikaa Menon" w:date="2020-09-22T20:49:00Z">
        <w:r w:rsidR="0025385D">
          <w:rPr>
            <w:lang w:val="en-US"/>
          </w:rPr>
          <w:t>\</w:t>
        </w:r>
      </w:ins>
      <w:proofErr w:type="spellStart"/>
      <w:ins w:id="559" w:author="Deepikaa Menon" w:date="2020-09-22T20:27:00Z">
        <w:r w:rsidR="00D968DE" w:rsidRPr="005E1AF3">
          <w:rPr>
            <w:lang w:val="en-US"/>
          </w:rPr>
          <w:t>textit</w:t>
        </w:r>
        <w:proofErr w:type="spellEnd"/>
        <w:r w:rsidR="00D968DE" w:rsidRPr="005E1AF3">
          <w:rPr>
            <w:lang w:val="en-US"/>
          </w:rPr>
          <w:t>{</w:t>
        </w:r>
      </w:ins>
      <w:ins w:id="560" w:author="Deepikaa Menon" w:date="2020-09-22T21:03:00Z">
        <w:r w:rsidR="00BD7944">
          <w:rPr>
            <w:lang w:val="en-US"/>
          </w:rPr>
          <w:t>rvs</w:t>
        </w:r>
      </w:ins>
      <w:ins w:id="561" w:author="Deepikaa Menon" w:date="2020-09-22T20:49:00Z">
        <w:r w:rsidR="0025385D">
          <w:rPr>
            <w:lang w:val="en-US"/>
          </w:rPr>
          <w:t>167</w:t>
        </w:r>
        <w:r w:rsidR="0025385D" w:rsidRPr="005E1AF3">
          <w:rPr>
            <w:lang w:val="en-US"/>
          </w:rPr>
          <w:t>$</w:t>
        </w:r>
      </w:ins>
      <w:ins w:id="562" w:author="Deepikaa Menon" w:date="2020-09-22T20:27:00Z">
        <w:r w:rsidR="00D968DE" w:rsidRPr="005E1AF3">
          <w:rPr>
            <w:lang w:val="en-US"/>
          </w:rPr>
          <w:t>\Delta</w:t>
        </w:r>
      </w:ins>
      <w:ins w:id="563" w:author="Deepikaa Menon" w:date="2020-09-22T21:33:00Z">
        <w:r w:rsidR="003B1FA0">
          <w:rPr>
            <w:lang w:val="en-US"/>
          </w:rPr>
          <w:t>sh</w:t>
        </w:r>
      </w:ins>
      <w:ins w:id="564" w:author="Deepikaa Menon" w:date="2020-09-22T20:27:00Z">
        <w:r w:rsidR="00D968DE">
          <w:rPr>
            <w:lang w:val="en-US"/>
          </w:rPr>
          <w:t>3</w:t>
        </w:r>
        <w:r w:rsidR="00D968DE" w:rsidRPr="005E1AF3">
          <w:rPr>
            <w:lang w:val="en-US"/>
          </w:rPr>
          <w:t>}</w:t>
        </w:r>
        <w:r w:rsidR="00D968DE">
          <w:rPr>
            <w:lang w:val="en-US"/>
          </w:rPr>
          <w:t xml:space="preserve"> </w:t>
        </w:r>
      </w:ins>
      <w:ins w:id="565" w:author="Deepikaa Menon" w:date="2020-09-22T20:24:00Z">
        <w:r w:rsidR="00BA4DA1">
          <w:rPr>
            <w:lang w:val="en-US"/>
          </w:rPr>
          <w:t>cells</w:t>
        </w:r>
      </w:ins>
      <w:r w:rsidRPr="000D22EF">
        <w:rPr>
          <w:lang w:val="en-US"/>
        </w:rPr>
        <w:t xml:space="preserve"> (Fig4). Movement of Sla1 centroid is slower</w:t>
      </w:r>
      <w:ins w:id="566" w:author="Deepikaa Menon" w:date="2020-09-23T13:34:00Z">
        <w:r w:rsidR="00A31FE6">
          <w:rPr>
            <w:lang w:val="en-US"/>
          </w:rPr>
          <w:t xml:space="preserve"> and reduced</w:t>
        </w:r>
      </w:ins>
      <w:r w:rsidRPr="000D22EF">
        <w:rPr>
          <w:lang w:val="en-US"/>
        </w:rPr>
        <w:t xml:space="preserve"> in </w:t>
      </w:r>
      <w:ins w:id="567" w:author="Deepikaa Menon" w:date="2020-09-22T20:50:00Z">
        <w:r w:rsidR="00E82EB3">
          <w:rPr>
            <w:lang w:val="en-US"/>
          </w:rPr>
          <w:t>\</w:t>
        </w:r>
        <w:proofErr w:type="spellStart"/>
        <w:r w:rsidR="00E82EB3" w:rsidRPr="005E1AF3">
          <w:rPr>
            <w:lang w:val="en-US"/>
          </w:rPr>
          <w:t>textit</w:t>
        </w:r>
        <w:proofErr w:type="spellEnd"/>
        <w:r w:rsidR="00E82EB3" w:rsidRPr="005E1AF3">
          <w:rPr>
            <w:lang w:val="en-US"/>
          </w:rPr>
          <w:t>{</w:t>
        </w:r>
      </w:ins>
      <w:ins w:id="568" w:author="Deepikaa Menon" w:date="2020-09-22T21:03:00Z">
        <w:r w:rsidR="00BD7944">
          <w:rPr>
            <w:lang w:val="en-US"/>
          </w:rPr>
          <w:t>rvs</w:t>
        </w:r>
      </w:ins>
      <w:ins w:id="569" w:author="Deepikaa Menon" w:date="2020-09-22T20:50:00Z">
        <w:r w:rsidR="00E82EB3">
          <w:rPr>
            <w:lang w:val="en-US"/>
          </w:rPr>
          <w:t>167</w:t>
        </w:r>
        <w:r w:rsidR="00E82EB3" w:rsidRPr="005E1AF3">
          <w:rPr>
            <w:lang w:val="en-US"/>
          </w:rPr>
          <w:t>$\Delta</w:t>
        </w:r>
      </w:ins>
      <w:ins w:id="570" w:author="Deepikaa Menon" w:date="2020-09-22T21:33:00Z">
        <w:r w:rsidR="003B1FA0">
          <w:rPr>
            <w:lang w:val="en-US"/>
          </w:rPr>
          <w:t>sh</w:t>
        </w:r>
      </w:ins>
      <w:ins w:id="571" w:author="Deepikaa Menon" w:date="2020-09-22T20:50:00Z">
        <w:r w:rsidR="00E82EB3">
          <w:rPr>
            <w:lang w:val="en-US"/>
          </w:rPr>
          <w:t>3</w:t>
        </w:r>
        <w:r w:rsidR="00E82EB3" w:rsidRPr="005E1AF3">
          <w:rPr>
            <w:lang w:val="en-US"/>
          </w:rPr>
          <w:t>}</w:t>
        </w:r>
        <w:r w:rsidR="00E82EB3">
          <w:rPr>
            <w:lang w:val="en-US"/>
          </w:rPr>
          <w:t xml:space="preserve"> </w:t>
        </w:r>
      </w:ins>
      <w:del w:id="572" w:author="Deepikaa Menon" w:date="2020-09-22T20:24:00Z">
        <w:r w:rsidRPr="000D22EF" w:rsidDel="00CE576B">
          <w:rPr>
            <w:lang w:val="en-US"/>
          </w:rPr>
          <w:delText xml:space="preserve">BAR-GPA </w:delText>
        </w:r>
      </w:del>
      <w:r w:rsidRPr="000D22EF">
        <w:rPr>
          <w:lang w:val="en-US"/>
        </w:rPr>
        <w:t xml:space="preserve">cells </w:t>
      </w:r>
      <w:ins w:id="573" w:author="Deepikaa Menon" w:date="2020-09-23T13:34:00Z">
        <w:r w:rsidR="007E7440">
          <w:rPr>
            <w:lang w:val="en-US"/>
          </w:rPr>
          <w:t>compared to</w:t>
        </w:r>
      </w:ins>
      <w:r w:rsidRPr="000D22EF">
        <w:rPr>
          <w:lang w:val="en-US"/>
        </w:rPr>
        <w:t xml:space="preserve"> WT (</w:t>
      </w:r>
      <w:ins w:id="574" w:author="Deepikaa Menon" w:date="2020-09-23T13:34:00Z">
        <w:r w:rsidR="00381C3F" w:rsidRPr="000D22EF">
          <w:rPr>
            <w:lang w:val="en-US"/>
          </w:rPr>
          <w:t>Fig4</w:t>
        </w:r>
        <w:r w:rsidR="00381C3F">
          <w:rPr>
            <w:lang w:val="en-US"/>
          </w:rPr>
          <w:t>A</w:t>
        </w:r>
      </w:ins>
      <w:ins w:id="575" w:author="Deepikaa Menon" w:date="2020-08-28T18:44:00Z">
        <w:r w:rsidR="00E70D00">
          <w:rPr>
            <w:lang w:val="en-US"/>
          </w:rPr>
          <w:t>,</w:t>
        </w:r>
      </w:ins>
      <w:ins w:id="576" w:author="Deepikaa Menon" w:date="2020-09-23T13:34:00Z">
        <w:r w:rsidR="00381C3F">
          <w:rPr>
            <w:lang w:val="en-US"/>
          </w:rPr>
          <w:t>B</w:t>
        </w:r>
      </w:ins>
      <w:ins w:id="577" w:author="Deepikaa Menon" w:date="2020-09-22T21:10:00Z">
        <w:r w:rsidR="00CD03CD">
          <w:rPr>
            <w:lang w:val="en-US"/>
          </w:rPr>
          <w:t xml:space="preserve">). </w:t>
        </w:r>
      </w:ins>
      <w:r w:rsidR="00E72B4C" w:rsidRPr="000D22EF">
        <w:rPr>
          <w:lang w:val="en-US"/>
        </w:rPr>
        <w:t xml:space="preserve">The </w:t>
      </w:r>
      <w:ins w:id="578" w:author="Deepikaa Menon" w:date="2020-08-28T19:10:00Z">
        <w:r w:rsidR="00D940C1">
          <w:rPr>
            <w:lang w:val="en-US"/>
          </w:rPr>
          <w:t>movement</w:t>
        </w:r>
      </w:ins>
      <w:r w:rsidR="00E72B4C" w:rsidRPr="000D22EF">
        <w:rPr>
          <w:lang w:val="en-US"/>
        </w:rPr>
        <w:t xml:space="preserve"> of </w:t>
      </w:r>
      <w:ins w:id="579" w:author="Deepikaa Menon" w:date="2020-09-22T20:28:00Z">
        <w:r w:rsidR="00F40B02">
          <w:rPr>
            <w:lang w:val="en-US"/>
          </w:rPr>
          <w:t>Rvs167</w:t>
        </w:r>
        <w:r w:rsidR="00F40B02" w:rsidRPr="005E1AF3">
          <w:rPr>
            <w:lang w:val="en-US"/>
          </w:rPr>
          <w:t>textit{$\Delta</w:t>
        </w:r>
      </w:ins>
      <w:ins w:id="580" w:author="Deepikaa Menon" w:date="2020-09-22T21:33:00Z">
        <w:r w:rsidR="003B1FA0">
          <w:rPr>
            <w:lang w:val="en-US"/>
          </w:rPr>
          <w:t>sh3</w:t>
        </w:r>
      </w:ins>
      <w:ins w:id="581" w:author="Deepikaa Menon" w:date="2020-09-22T20:28:00Z">
        <w:r w:rsidR="00F40B02" w:rsidRPr="005E1AF3">
          <w:rPr>
            <w:lang w:val="en-US"/>
          </w:rPr>
          <w:t>$}</w:t>
        </w:r>
        <w:r w:rsidR="00F40B02">
          <w:rPr>
            <w:lang w:val="en-US"/>
          </w:rPr>
          <w:t xml:space="preserve"> </w:t>
        </w:r>
      </w:ins>
      <w:r w:rsidR="00E72B4C" w:rsidRPr="000D22EF">
        <w:rPr>
          <w:lang w:val="en-US"/>
        </w:rPr>
        <w:t xml:space="preserve"> centroid is smaller </w:t>
      </w:r>
      <w:ins w:id="582" w:author="Deepikaa Menon" w:date="2020-09-22T20:28:00Z">
        <w:r w:rsidR="009723CD">
          <w:rPr>
            <w:lang w:val="en-US"/>
          </w:rPr>
          <w:t>tha</w:t>
        </w:r>
      </w:ins>
      <w:ins w:id="583" w:author="Deepikaa Menon" w:date="2020-09-22T21:23:00Z">
        <w:r w:rsidR="00E32821">
          <w:rPr>
            <w:lang w:val="en-US"/>
          </w:rPr>
          <w:t>n</w:t>
        </w:r>
      </w:ins>
      <w:ins w:id="584" w:author="Deepikaa Menon" w:date="2020-09-22T20:28:00Z">
        <w:r w:rsidR="009723CD">
          <w:rPr>
            <w:lang w:val="en-US"/>
          </w:rPr>
          <w:t xml:space="preserve"> that of full-length Rvs1</w:t>
        </w:r>
      </w:ins>
      <w:ins w:id="585" w:author="Deepikaa Menon" w:date="2020-09-22T20:29:00Z">
        <w:r w:rsidR="009723CD">
          <w:rPr>
            <w:lang w:val="en-US"/>
          </w:rPr>
          <w:t>67</w:t>
        </w:r>
        <w:r w:rsidR="00AD013F">
          <w:rPr>
            <w:lang w:val="en-US"/>
          </w:rPr>
          <w:t xml:space="preserve"> </w:t>
        </w:r>
      </w:ins>
      <w:r w:rsidR="00E72B4C" w:rsidRPr="000D22EF">
        <w:rPr>
          <w:lang w:val="en-US"/>
        </w:rPr>
        <w:t>(Fig.4</w:t>
      </w:r>
      <w:ins w:id="586" w:author="Deepikaa Menon" w:date="2020-09-22T21:24:00Z">
        <w:r w:rsidR="00483940">
          <w:rPr>
            <w:lang w:val="en-US"/>
          </w:rPr>
          <w:t>A</w:t>
        </w:r>
      </w:ins>
      <w:ins w:id="587" w:author="Deepikaa Menon" w:date="2020-08-28T18:50:00Z">
        <w:r w:rsidR="00E72B4C">
          <w:rPr>
            <w:lang w:val="en-US"/>
          </w:rPr>
          <w:t>,</w:t>
        </w:r>
      </w:ins>
      <w:ins w:id="588" w:author="Deepikaa Menon" w:date="2020-09-22T21:24:00Z">
        <w:r w:rsidR="00483940">
          <w:rPr>
            <w:lang w:val="en-US"/>
          </w:rPr>
          <w:t>B</w:t>
        </w:r>
      </w:ins>
      <w:r w:rsidR="00E72B4C" w:rsidRPr="000D22EF">
        <w:rPr>
          <w:lang w:val="en-US"/>
        </w:rPr>
        <w:t xml:space="preserve">), consistent with the formation of shorter invaginations suggested by the reduced Sla1 movement in </w:t>
      </w:r>
      <w:ins w:id="589" w:author="Deepikaa Menon" w:date="2020-09-22T21:15:00Z">
        <w:r w:rsidR="00A51DF4">
          <w:rPr>
            <w:lang w:val="en-US"/>
          </w:rPr>
          <w:t>\</w:t>
        </w:r>
        <w:proofErr w:type="spellStart"/>
        <w:r w:rsidR="00A51DF4" w:rsidRPr="005E1AF3">
          <w:rPr>
            <w:lang w:val="en-US"/>
          </w:rPr>
          <w:t>textit</w:t>
        </w:r>
        <w:proofErr w:type="spellEnd"/>
        <w:r w:rsidR="00A51DF4" w:rsidRPr="005E1AF3">
          <w:rPr>
            <w:lang w:val="en-US"/>
          </w:rPr>
          <w:t>{</w:t>
        </w:r>
        <w:r w:rsidR="00A51DF4">
          <w:rPr>
            <w:lang w:val="en-US"/>
          </w:rPr>
          <w:t>rvs167</w:t>
        </w:r>
        <w:r w:rsidR="00A51DF4" w:rsidRPr="005E1AF3">
          <w:rPr>
            <w:lang w:val="en-US"/>
          </w:rPr>
          <w:t>$\Delta</w:t>
        </w:r>
      </w:ins>
      <w:ins w:id="590" w:author="Deepikaa Menon" w:date="2020-09-22T21:33:00Z">
        <w:r w:rsidR="004E4A09">
          <w:rPr>
            <w:lang w:val="en-US"/>
          </w:rPr>
          <w:t>sh3</w:t>
        </w:r>
      </w:ins>
      <w:ins w:id="591" w:author="Deepikaa Menon" w:date="2020-09-22T21:15:00Z">
        <w:r w:rsidR="00A51DF4" w:rsidRPr="005E1AF3">
          <w:rPr>
            <w:lang w:val="en-US"/>
          </w:rPr>
          <w:t>}</w:t>
        </w:r>
      </w:ins>
      <w:r w:rsidR="00E72B4C" w:rsidRPr="000D22EF">
        <w:rPr>
          <w:lang w:val="en-US"/>
        </w:rPr>
        <w:t xml:space="preserve"> cells.</w:t>
      </w:r>
    </w:p>
    <w:p w14:paraId="3BEA7D4F" w14:textId="77777777" w:rsidR="00E72B4C" w:rsidRDefault="00E72B4C" w:rsidP="004047C8">
      <w:pPr>
        <w:rPr>
          <w:ins w:id="592" w:author="Deepikaa Menon" w:date="2020-08-28T18:50:00Z"/>
          <w:lang w:val="en-US"/>
        </w:rPr>
      </w:pPr>
    </w:p>
    <w:p w14:paraId="1D681BBC" w14:textId="22786C14" w:rsidR="004047C8" w:rsidRPr="000D22EF" w:rsidRDefault="00981D8E" w:rsidP="00A0733E">
      <w:pPr>
        <w:rPr>
          <w:lang w:val="en-US"/>
        </w:rPr>
      </w:pPr>
      <w:ins w:id="593" w:author="Deepikaa Menon" w:date="2020-08-28T18:46:00Z">
        <w:r>
          <w:rPr>
            <w:lang w:val="en-US"/>
          </w:rPr>
          <w:t xml:space="preserve">There is delay in </w:t>
        </w:r>
      </w:ins>
      <w:ins w:id="594" w:author="Deepikaa Menon" w:date="2020-09-22T20:29:00Z">
        <w:r w:rsidR="004011AD">
          <w:rPr>
            <w:lang w:val="en-US"/>
          </w:rPr>
          <w:t>Rvs167</w:t>
        </w:r>
        <w:r w:rsidR="004011AD" w:rsidRPr="005E1AF3">
          <w:rPr>
            <w:lang w:val="en-US"/>
          </w:rPr>
          <w:t>textit{$\Delta</w:t>
        </w:r>
      </w:ins>
      <w:ins w:id="595" w:author="Deepikaa Menon" w:date="2020-09-22T21:32:00Z">
        <w:r w:rsidR="00445273">
          <w:rPr>
            <w:lang w:val="en-US"/>
          </w:rPr>
          <w:t>sh3</w:t>
        </w:r>
      </w:ins>
      <w:ins w:id="596" w:author="Deepikaa Menon" w:date="2020-09-22T20:29:00Z">
        <w:r w:rsidR="004011AD" w:rsidRPr="005E1AF3">
          <w:rPr>
            <w:lang w:val="en-US"/>
          </w:rPr>
          <w:t>$}</w:t>
        </w:r>
        <w:r w:rsidR="004011AD">
          <w:rPr>
            <w:lang w:val="en-US"/>
          </w:rPr>
          <w:t xml:space="preserve"> </w:t>
        </w:r>
      </w:ins>
      <w:ins w:id="597" w:author="Deepikaa Menon" w:date="2020-08-28T18:46:00Z">
        <w:r>
          <w:rPr>
            <w:lang w:val="en-US"/>
          </w:rPr>
          <w:t>recruitment compared to the onset of Abp1 assembly</w:t>
        </w:r>
      </w:ins>
      <w:ins w:id="598" w:author="Deepikaa Menon" w:date="2020-08-31T17:29:00Z">
        <w:r w:rsidR="00272E7D">
          <w:rPr>
            <w:lang w:val="en-US"/>
          </w:rPr>
          <w:t xml:space="preserve"> </w:t>
        </w:r>
      </w:ins>
      <w:ins w:id="599" w:author="Deepikaa Menon" w:date="2020-09-22T21:16:00Z">
        <w:r w:rsidR="00C57ED7">
          <w:rPr>
            <w:lang w:val="en-US"/>
          </w:rPr>
          <w:t>in \</w:t>
        </w:r>
        <w:proofErr w:type="spellStart"/>
        <w:r w:rsidR="00C57ED7" w:rsidRPr="005E1AF3">
          <w:rPr>
            <w:lang w:val="en-US"/>
          </w:rPr>
          <w:t>textit</w:t>
        </w:r>
        <w:proofErr w:type="spellEnd"/>
        <w:r w:rsidR="00C57ED7" w:rsidRPr="005E1AF3">
          <w:rPr>
            <w:lang w:val="en-US"/>
          </w:rPr>
          <w:t>{</w:t>
        </w:r>
        <w:r w:rsidR="00C57ED7">
          <w:rPr>
            <w:lang w:val="en-US"/>
          </w:rPr>
          <w:t>rvs167</w:t>
        </w:r>
        <w:r w:rsidR="00C57ED7" w:rsidRPr="005E1AF3">
          <w:rPr>
            <w:lang w:val="en-US"/>
          </w:rPr>
          <w:t>$\Delta$</w:t>
        </w:r>
      </w:ins>
      <w:ins w:id="600" w:author="Deepikaa Menon" w:date="2020-09-22T21:32:00Z">
        <w:r w:rsidR="00445273">
          <w:rPr>
            <w:lang w:val="en-US"/>
          </w:rPr>
          <w:t>sh3</w:t>
        </w:r>
      </w:ins>
      <w:ins w:id="601" w:author="Deepikaa Menon" w:date="2020-09-22T21:16:00Z">
        <w:r w:rsidR="00C57ED7" w:rsidRPr="005E1AF3">
          <w:rPr>
            <w:lang w:val="en-US"/>
          </w:rPr>
          <w:t>}</w:t>
        </w:r>
      </w:ins>
      <w:ins w:id="602" w:author="Deepikaa Menon" w:date="2020-09-22T21:17:00Z">
        <w:r w:rsidR="00C57ED7">
          <w:rPr>
            <w:lang w:val="en-US"/>
          </w:rPr>
          <w:t xml:space="preserve"> cells</w:t>
        </w:r>
        <w:r w:rsidR="001460AD">
          <w:rPr>
            <w:lang w:val="en-US"/>
          </w:rPr>
          <w:t xml:space="preserve"> </w:t>
        </w:r>
      </w:ins>
      <w:ins w:id="603" w:author="Deepikaa Menon" w:date="2020-09-22T21:18:00Z">
        <w:r w:rsidR="006240D0">
          <w:rPr>
            <w:lang w:val="en-US"/>
          </w:rPr>
          <w:t xml:space="preserve">compared to WT </w:t>
        </w:r>
      </w:ins>
      <w:ins w:id="604" w:author="Deepikaa Menon" w:date="2020-09-22T21:17:00Z">
        <w:r w:rsidR="001460AD">
          <w:rPr>
            <w:lang w:val="en-US"/>
          </w:rPr>
          <w:t>(Fig4C,D)</w:t>
        </w:r>
      </w:ins>
      <w:ins w:id="605" w:author="Deepikaa Menon" w:date="2020-08-28T19:11:00Z">
        <w:r w:rsidR="00AF3132">
          <w:rPr>
            <w:lang w:val="en-US"/>
          </w:rPr>
          <w:t>.</w:t>
        </w:r>
      </w:ins>
      <w:ins w:id="606" w:author="Deepikaa Menon" w:date="2020-08-28T18:46:00Z">
        <w:r>
          <w:rPr>
            <w:lang w:val="en-US"/>
          </w:rPr>
          <w:t xml:space="preserve"> </w:t>
        </w:r>
      </w:ins>
      <w:ins w:id="607" w:author="Deepikaa Menon" w:date="2020-08-28T19:11:00Z">
        <w:r w:rsidR="00AF3132">
          <w:rPr>
            <w:lang w:val="en-US"/>
          </w:rPr>
          <w:t>I</w:t>
        </w:r>
      </w:ins>
      <w:ins w:id="608" w:author="Deepikaa Menon" w:date="2020-08-28T18:46:00Z">
        <w:r>
          <w:rPr>
            <w:lang w:val="en-US"/>
          </w:rPr>
          <w:t xml:space="preserve">n WT </w:t>
        </w:r>
      </w:ins>
      <w:ins w:id="609" w:author="Deepikaa Menon" w:date="2020-08-28T18:47:00Z">
        <w:r>
          <w:rPr>
            <w:lang w:val="en-US"/>
          </w:rPr>
          <w:t>cells, Rvs167 and Abp1 molecule nu</w:t>
        </w:r>
      </w:ins>
      <w:ins w:id="610" w:author="Deepikaa Menon" w:date="2020-08-28T18:48:00Z">
        <w:r>
          <w:rPr>
            <w:lang w:val="en-US"/>
          </w:rPr>
          <w:t>mber peaks are</w:t>
        </w:r>
      </w:ins>
      <w:ins w:id="611" w:author="Deepikaa Menon" w:date="2020-09-22T21:25:00Z">
        <w:r w:rsidR="00551342">
          <w:rPr>
            <w:lang w:val="en-US"/>
          </w:rPr>
          <w:t xml:space="preserve"> also</w:t>
        </w:r>
      </w:ins>
      <w:ins w:id="612" w:author="Deepikaa Menon" w:date="2020-08-28T18:48:00Z">
        <w:r>
          <w:rPr>
            <w:lang w:val="en-US"/>
          </w:rPr>
          <w:t xml:space="preserve"> coincident</w:t>
        </w:r>
      </w:ins>
      <w:ins w:id="613" w:author="Deepikaa Menon" w:date="2020-08-28T19:11:00Z">
        <w:r w:rsidR="00AF3132">
          <w:rPr>
            <w:lang w:val="en-US"/>
          </w:rPr>
          <w:t>:</w:t>
        </w:r>
      </w:ins>
      <w:ins w:id="614" w:author="Deepikaa Menon" w:date="2020-08-28T18:54:00Z">
        <w:r w:rsidR="00F45277">
          <w:rPr>
            <w:lang w:val="en-US"/>
          </w:rPr>
          <w:t xml:space="preserve"> the </w:t>
        </w:r>
        <w:proofErr w:type="spellStart"/>
        <w:r w:rsidR="00F45277">
          <w:rPr>
            <w:lang w:val="en-US"/>
          </w:rPr>
          <w:t>actin</w:t>
        </w:r>
        <w:proofErr w:type="spellEnd"/>
        <w:r w:rsidR="00F45277">
          <w:rPr>
            <w:lang w:val="en-US"/>
          </w:rPr>
          <w:t xml:space="preserve"> network begins disassembling as soon as scission occurs</w:t>
        </w:r>
      </w:ins>
      <w:ins w:id="615" w:author="Deepikaa Menon" w:date="2020-09-22T21:17:00Z">
        <w:r w:rsidR="006240D0">
          <w:rPr>
            <w:lang w:val="en-US"/>
          </w:rPr>
          <w:t xml:space="preserve"> (Fig</w:t>
        </w:r>
      </w:ins>
      <w:ins w:id="616" w:author="Deepikaa Menon" w:date="2020-09-22T21:18:00Z">
        <w:r w:rsidR="006240D0">
          <w:rPr>
            <w:lang w:val="en-US"/>
          </w:rPr>
          <w:t>4C)</w:t>
        </w:r>
      </w:ins>
      <w:ins w:id="617" w:author="Deepikaa Menon" w:date="2020-08-28T18:54:00Z">
        <w:r w:rsidR="00F45277">
          <w:rPr>
            <w:lang w:val="en-US"/>
          </w:rPr>
          <w:t>.</w:t>
        </w:r>
      </w:ins>
      <w:ins w:id="618" w:author="Deepikaa Menon" w:date="2020-08-28T18:48:00Z">
        <w:r>
          <w:rPr>
            <w:lang w:val="en-US"/>
          </w:rPr>
          <w:t xml:space="preserve"> </w:t>
        </w:r>
      </w:ins>
      <w:ins w:id="619" w:author="Deepikaa Menon" w:date="2020-08-28T18:55:00Z">
        <w:r w:rsidR="007B230E">
          <w:rPr>
            <w:lang w:val="en-US"/>
          </w:rPr>
          <w:t>Asynchronous peaks in</w:t>
        </w:r>
      </w:ins>
      <w:ins w:id="620" w:author="Deepikaa Menon" w:date="2020-08-28T18:48:00Z">
        <w:r>
          <w:rPr>
            <w:lang w:val="en-US"/>
          </w:rPr>
          <w:t xml:space="preserve"> </w:t>
        </w:r>
      </w:ins>
      <w:ins w:id="621" w:author="Deepikaa Menon" w:date="2020-09-22T21:17:00Z">
        <w:r w:rsidR="0074423E">
          <w:rPr>
            <w:lang w:val="en-US"/>
          </w:rPr>
          <w:t>\</w:t>
        </w:r>
        <w:proofErr w:type="spellStart"/>
        <w:r w:rsidR="0074423E" w:rsidRPr="005E1AF3">
          <w:rPr>
            <w:lang w:val="en-US"/>
          </w:rPr>
          <w:t>textit</w:t>
        </w:r>
        <w:proofErr w:type="spellEnd"/>
        <w:r w:rsidR="0074423E" w:rsidRPr="005E1AF3">
          <w:rPr>
            <w:lang w:val="en-US"/>
          </w:rPr>
          <w:t>{</w:t>
        </w:r>
        <w:r w:rsidR="0074423E">
          <w:rPr>
            <w:lang w:val="en-US"/>
          </w:rPr>
          <w:t>rvs167</w:t>
        </w:r>
        <w:r w:rsidR="0074423E" w:rsidRPr="005E1AF3">
          <w:rPr>
            <w:lang w:val="en-US"/>
          </w:rPr>
          <w:t>$\Delta$</w:t>
        </w:r>
      </w:ins>
      <w:ins w:id="622" w:author="Deepikaa Menon" w:date="2020-09-22T21:32:00Z">
        <w:r w:rsidR="00445273">
          <w:rPr>
            <w:lang w:val="en-US"/>
          </w:rPr>
          <w:t>sh3</w:t>
        </w:r>
      </w:ins>
      <w:ins w:id="623" w:author="Deepikaa Menon" w:date="2020-09-22T21:17:00Z">
        <w:r w:rsidR="0074423E" w:rsidRPr="005E1AF3">
          <w:rPr>
            <w:lang w:val="en-US"/>
          </w:rPr>
          <w:t>}</w:t>
        </w:r>
        <w:r w:rsidR="0074423E">
          <w:rPr>
            <w:lang w:val="en-US"/>
          </w:rPr>
          <w:t xml:space="preserve"> </w:t>
        </w:r>
      </w:ins>
      <w:ins w:id="624" w:author="Deepikaa Menon" w:date="2020-08-28T18:48:00Z">
        <w:r>
          <w:rPr>
            <w:lang w:val="en-US"/>
          </w:rPr>
          <w:t>cells</w:t>
        </w:r>
      </w:ins>
      <w:ins w:id="625" w:author="Deepikaa Menon" w:date="2020-08-28T18:53:00Z">
        <w:r w:rsidR="00F45277">
          <w:rPr>
            <w:lang w:val="en-US"/>
          </w:rPr>
          <w:t xml:space="preserve"> </w:t>
        </w:r>
      </w:ins>
      <w:ins w:id="626" w:author="Deepikaa Menon" w:date="2020-08-28T18:54:00Z">
        <w:r w:rsidR="00F45277">
          <w:rPr>
            <w:lang w:val="en-US"/>
          </w:rPr>
          <w:t>indicat</w:t>
        </w:r>
      </w:ins>
      <w:ins w:id="627" w:author="Deepikaa Menon" w:date="2020-08-28T18:55:00Z">
        <w:r w:rsidR="007B230E">
          <w:rPr>
            <w:lang w:val="en-US"/>
          </w:rPr>
          <w:t>es</w:t>
        </w:r>
      </w:ins>
      <w:ins w:id="628" w:author="Deepikaa Menon" w:date="2020-08-28T18:54:00Z">
        <w:r w:rsidR="00F45277">
          <w:rPr>
            <w:lang w:val="en-US"/>
          </w:rPr>
          <w:t xml:space="preserve"> a disruption </w:t>
        </w:r>
      </w:ins>
      <w:ins w:id="629" w:author="Deepikaa Menon" w:date="2020-08-31T17:30:00Z">
        <w:r w:rsidR="007E39D2">
          <w:rPr>
            <w:lang w:val="en-US"/>
          </w:rPr>
          <w:t xml:space="preserve">in the feedback between </w:t>
        </w:r>
      </w:ins>
      <w:ins w:id="630" w:author="Deepikaa Menon" w:date="2020-08-28T19:11:00Z">
        <w:r w:rsidR="00967AB4">
          <w:rPr>
            <w:lang w:val="en-US"/>
          </w:rPr>
          <w:t>actin network dynamics and membrane scission.</w:t>
        </w:r>
      </w:ins>
      <w:ins w:id="631" w:author="Deepikaa Menon" w:date="2020-08-28T18:55:00Z">
        <w:r w:rsidR="007B230E">
          <w:rPr>
            <w:lang w:val="en-US"/>
          </w:rPr>
          <w:t xml:space="preserve"> </w:t>
        </w:r>
      </w:ins>
      <w:ins w:id="632" w:author="Deepikaa Menon" w:date="2020-09-22T20:29:00Z">
        <w:r w:rsidR="00CF5BFC">
          <w:rPr>
            <w:lang w:val="en-US"/>
          </w:rPr>
          <w:t>Rvs167</w:t>
        </w:r>
        <w:r w:rsidR="00CF5BFC" w:rsidRPr="005E1AF3">
          <w:rPr>
            <w:lang w:val="en-US"/>
          </w:rPr>
          <w:t>textit{$\Delta</w:t>
        </w:r>
      </w:ins>
      <w:ins w:id="633" w:author="Deepikaa Menon" w:date="2020-09-22T21:32:00Z">
        <w:r w:rsidR="00445273">
          <w:rPr>
            <w:lang w:val="en-US"/>
          </w:rPr>
          <w:t>sh3</w:t>
        </w:r>
      </w:ins>
      <w:ins w:id="634" w:author="Deepikaa Menon" w:date="2020-09-22T20:29:00Z">
        <w:r w:rsidR="00CF5BFC" w:rsidRPr="005E1AF3">
          <w:rPr>
            <w:lang w:val="en-US"/>
          </w:rPr>
          <w:t>$}</w:t>
        </w:r>
        <w:r w:rsidR="00CF5BFC">
          <w:rPr>
            <w:lang w:val="en-US"/>
          </w:rPr>
          <w:t xml:space="preserve"> </w:t>
        </w:r>
      </w:ins>
      <w:r w:rsidRPr="000D22EF">
        <w:rPr>
          <w:lang w:val="en-US"/>
        </w:rPr>
        <w:t xml:space="preserve">accumulation begins </w:t>
      </w:r>
      <w:ins w:id="635" w:author="Deepikaa Menon" w:date="2020-09-22T21:25:00Z">
        <w:r w:rsidR="00A459F6">
          <w:rPr>
            <w:lang w:val="en-US"/>
          </w:rPr>
          <w:t xml:space="preserve">however, </w:t>
        </w:r>
      </w:ins>
      <w:r w:rsidRPr="000D22EF">
        <w:rPr>
          <w:lang w:val="en-US"/>
        </w:rPr>
        <w:t>when Abp1 molecule numbers in the mutant are about the same as in WT (about 300 copies, Fig4</w:t>
      </w:r>
      <w:ins w:id="636" w:author="Deepikaa Menon" w:date="2020-09-22T20:29:00Z">
        <w:r w:rsidR="008E2995">
          <w:rPr>
            <w:lang w:val="en-US"/>
          </w:rPr>
          <w:t>C,D</w:t>
        </w:r>
      </w:ins>
      <w:r w:rsidRPr="000D22EF">
        <w:rPr>
          <w:lang w:val="en-US"/>
        </w:rPr>
        <w:t xml:space="preserve">). </w:t>
      </w:r>
      <w:r w:rsidR="004047C8" w:rsidRPr="000D49FD">
        <w:rPr>
          <w:strike/>
          <w:lang w:val="en-US"/>
        </w:rPr>
        <w:t xml:space="preserve">Recruitment of both Rvs167 and Abp1 molecules is </w:t>
      </w:r>
      <w:commentRangeStart w:id="637"/>
      <w:r w:rsidR="004047C8" w:rsidRPr="000D49FD">
        <w:rPr>
          <w:strike/>
          <w:lang w:val="en-US"/>
        </w:rPr>
        <w:t xml:space="preserve">delayed </w:t>
      </w:r>
      <w:commentRangeEnd w:id="637"/>
      <w:r w:rsidR="00EF747F" w:rsidRPr="000D49FD">
        <w:rPr>
          <w:rStyle w:val="CommentReference"/>
          <w:strike/>
          <w:sz w:val="24"/>
          <w:szCs w:val="24"/>
        </w:rPr>
        <w:commentReference w:id="637"/>
      </w:r>
      <w:r w:rsidR="004047C8" w:rsidRPr="000D49FD">
        <w:rPr>
          <w:strike/>
          <w:lang w:val="en-US"/>
        </w:rPr>
        <w:t>in BAR-GPA cells.</w:t>
      </w:r>
      <w:r w:rsidR="004047C8" w:rsidRPr="000D22EF">
        <w:rPr>
          <w:lang w:val="en-US"/>
        </w:rPr>
        <w:t xml:space="preserve"> </w:t>
      </w:r>
      <w:ins w:id="638" w:author="Deepikaa Menon" w:date="2020-09-22T20:29:00Z">
        <w:r w:rsidR="002907AE">
          <w:rPr>
            <w:lang w:val="en-US"/>
          </w:rPr>
          <w:t>Both Rvs167 and Rvs167</w:t>
        </w:r>
        <w:r w:rsidR="002907AE" w:rsidRPr="005E1AF3">
          <w:rPr>
            <w:lang w:val="en-US"/>
          </w:rPr>
          <w:t>textit{$\Delta</w:t>
        </w:r>
      </w:ins>
      <w:ins w:id="639" w:author="Deepikaa Menon" w:date="2020-09-22T21:32:00Z">
        <w:r w:rsidR="00445273">
          <w:rPr>
            <w:lang w:val="en-US"/>
          </w:rPr>
          <w:t>sh3</w:t>
        </w:r>
      </w:ins>
      <w:ins w:id="640" w:author="Deepikaa Menon" w:date="2020-09-22T20:29:00Z">
        <w:r w:rsidR="002907AE" w:rsidRPr="005E1AF3">
          <w:rPr>
            <w:lang w:val="en-US"/>
          </w:rPr>
          <w:t>$}</w:t>
        </w:r>
        <w:r w:rsidR="002907AE">
          <w:rPr>
            <w:lang w:val="en-US"/>
          </w:rPr>
          <w:t xml:space="preserve"> </w:t>
        </w:r>
      </w:ins>
      <w:ins w:id="641" w:author="Deepikaa Menon" w:date="2020-09-23T13:51:00Z">
        <w:r w:rsidR="00B10F55">
          <w:rPr>
            <w:lang w:val="en-US"/>
          </w:rPr>
          <w:t>molecules</w:t>
        </w:r>
      </w:ins>
      <w:r w:rsidR="004047C8" w:rsidRPr="000D22EF">
        <w:rPr>
          <w:lang w:val="en-US"/>
        </w:rPr>
        <w:t xml:space="preserve"> arrive at endocytic sites when the Sla1 </w:t>
      </w:r>
      <w:commentRangeStart w:id="642"/>
      <w:commentRangeStart w:id="643"/>
      <w:r w:rsidR="004047C8" w:rsidRPr="000D22EF">
        <w:rPr>
          <w:lang w:val="en-US"/>
        </w:rPr>
        <w:t>centroid is 20-30 nm away from its starting position</w:t>
      </w:r>
      <w:commentRangeEnd w:id="642"/>
      <w:r w:rsidR="00A12786" w:rsidRPr="000D22EF">
        <w:rPr>
          <w:rStyle w:val="CommentReference"/>
          <w:sz w:val="24"/>
          <w:szCs w:val="24"/>
        </w:rPr>
        <w:commentReference w:id="642"/>
      </w:r>
      <w:commentRangeEnd w:id="643"/>
      <w:r w:rsidR="00A41D8F">
        <w:rPr>
          <w:rStyle w:val="CommentReference"/>
        </w:rPr>
        <w:commentReference w:id="643"/>
      </w:r>
      <w:ins w:id="644" w:author="Deepikaa Menon" w:date="2020-09-22T20:31:00Z">
        <w:r w:rsidR="00F83C58">
          <w:rPr>
            <w:lang w:val="en-US"/>
          </w:rPr>
          <w:t>. This would</w:t>
        </w:r>
      </w:ins>
      <w:ins w:id="645" w:author="Deepikaa Menon" w:date="2020-09-22T20:30:00Z">
        <w:r w:rsidR="0043057B">
          <w:rPr>
            <w:lang w:val="en-US"/>
          </w:rPr>
          <w:t xml:space="preserve"> mea</w:t>
        </w:r>
      </w:ins>
      <w:ins w:id="646" w:author="Deepikaa Menon" w:date="2020-09-22T20:31:00Z">
        <w:r w:rsidR="00F83C58">
          <w:rPr>
            <w:lang w:val="en-US"/>
          </w:rPr>
          <w:t>n</w:t>
        </w:r>
      </w:ins>
      <w:ins w:id="647" w:author="Deepikaa Menon" w:date="2020-09-22T20:30:00Z">
        <w:r w:rsidR="0043057B">
          <w:rPr>
            <w:lang w:val="en-US"/>
          </w:rPr>
          <w:t xml:space="preserve"> the </w:t>
        </w:r>
      </w:ins>
      <w:ins w:id="648" w:author="Deepikaa Menon" w:date="2020-09-22T20:31:00Z">
        <w:r w:rsidR="00F53A05">
          <w:rPr>
            <w:lang w:val="en-US"/>
          </w:rPr>
          <w:t xml:space="preserve">endocytic </w:t>
        </w:r>
      </w:ins>
      <w:ins w:id="649" w:author="Deepikaa Menon" w:date="2020-09-22T20:30:00Z">
        <w:r w:rsidR="0043057B">
          <w:rPr>
            <w:lang w:val="en-US"/>
          </w:rPr>
          <w:t xml:space="preserve">coat has moved about 30 nm when </w:t>
        </w:r>
      </w:ins>
      <w:ins w:id="650" w:author="Deepikaa Menon" w:date="2020-09-22T20:31:00Z">
        <w:r w:rsidR="00B0190E">
          <w:rPr>
            <w:lang w:val="en-US"/>
          </w:rPr>
          <w:t xml:space="preserve">both WT and mutant forms of </w:t>
        </w:r>
      </w:ins>
      <w:proofErr w:type="spellStart"/>
      <w:ins w:id="651" w:author="Deepikaa Menon" w:date="2020-09-22T20:30:00Z">
        <w:r w:rsidR="000F42BB">
          <w:rPr>
            <w:lang w:val="en-US"/>
          </w:rPr>
          <w:t>Rvs</w:t>
        </w:r>
        <w:proofErr w:type="spellEnd"/>
        <w:r w:rsidR="000F42BB">
          <w:rPr>
            <w:lang w:val="en-US"/>
          </w:rPr>
          <w:t xml:space="preserve"> </w:t>
        </w:r>
      </w:ins>
      <w:ins w:id="652" w:author="Deepikaa Menon" w:date="2020-09-23T13:51:00Z">
        <w:r w:rsidR="00AB7299">
          <w:rPr>
            <w:lang w:val="en-US"/>
          </w:rPr>
          <w:t>are recruited</w:t>
        </w:r>
      </w:ins>
      <w:ins w:id="653" w:author="Deepikaa Menon" w:date="2020-09-22T20:30:00Z">
        <w:r w:rsidR="0043057B">
          <w:rPr>
            <w:lang w:val="en-US"/>
          </w:rPr>
          <w:t>.</w:t>
        </w:r>
        <w:r w:rsidR="0043057B" w:rsidRPr="000D22EF">
          <w:rPr>
            <w:lang w:val="en-US"/>
          </w:rPr>
          <w:t xml:space="preserve"> </w:t>
        </w:r>
      </w:ins>
      <w:ins w:id="654" w:author="Deepikaa Menon" w:date="2020-09-23T13:56:00Z">
        <w:r w:rsidR="007041B0">
          <w:rPr>
            <w:lang w:val="en-US"/>
          </w:rPr>
          <w:t>That Rvs167</w:t>
        </w:r>
        <w:r w:rsidR="007041B0" w:rsidRPr="005E1AF3">
          <w:rPr>
            <w:lang w:val="en-US"/>
          </w:rPr>
          <w:t>textit{$\Delta</w:t>
        </w:r>
        <w:r w:rsidR="007041B0">
          <w:rPr>
            <w:lang w:val="en-US"/>
          </w:rPr>
          <w:t>sh3</w:t>
        </w:r>
        <w:r w:rsidR="007041B0" w:rsidRPr="005E1AF3">
          <w:rPr>
            <w:lang w:val="en-US"/>
          </w:rPr>
          <w:t>$}</w:t>
        </w:r>
        <w:r w:rsidR="007041B0">
          <w:rPr>
            <w:lang w:val="en-US"/>
          </w:rPr>
          <w:t xml:space="preserve"> recruitment </w:t>
        </w:r>
      </w:ins>
      <w:ins w:id="655" w:author="Deepikaa Menon" w:date="2020-09-23T13:57:00Z">
        <w:r w:rsidR="00A0733E">
          <w:rPr>
            <w:lang w:val="en-US"/>
          </w:rPr>
          <w:t>anticipates a certain growth of the invagination and amount of Abp1</w:t>
        </w:r>
      </w:ins>
      <w:r w:rsidR="004047C8" w:rsidRPr="000D22EF">
        <w:rPr>
          <w:lang w:val="en-US"/>
        </w:rPr>
        <w:t xml:space="preserve"> suggests that the </w:t>
      </w:r>
      <w:proofErr w:type="spellStart"/>
      <w:r w:rsidR="004047C8" w:rsidRPr="000D22EF">
        <w:rPr>
          <w:lang w:val="en-US"/>
        </w:rPr>
        <w:t>Rvs</w:t>
      </w:r>
      <w:proofErr w:type="spellEnd"/>
      <w:r w:rsidR="004047C8" w:rsidRPr="000D22EF">
        <w:rPr>
          <w:lang w:val="en-US"/>
        </w:rPr>
        <w:t xml:space="preserve"> complex is recruited to a specific geometry of membrane invagination, and that </w:t>
      </w:r>
      <w:ins w:id="656" w:author="Deepikaa Menon" w:date="2020-09-22T20:31:00Z">
        <w:r w:rsidR="00D0532A">
          <w:rPr>
            <w:lang w:val="en-US"/>
          </w:rPr>
          <w:t>Rvs167</w:t>
        </w:r>
        <w:r w:rsidR="00D0532A" w:rsidRPr="005E1AF3">
          <w:rPr>
            <w:lang w:val="en-US"/>
          </w:rPr>
          <w:t>textit{$\Delta</w:t>
        </w:r>
      </w:ins>
      <w:ins w:id="657" w:author="Deepikaa Menon" w:date="2020-09-22T21:32:00Z">
        <w:r w:rsidR="00445273">
          <w:rPr>
            <w:lang w:val="en-US"/>
          </w:rPr>
          <w:t>sh3</w:t>
        </w:r>
      </w:ins>
      <w:ins w:id="658" w:author="Deepikaa Menon" w:date="2020-09-22T20:31:00Z">
        <w:r w:rsidR="00D0532A" w:rsidRPr="005E1AF3">
          <w:rPr>
            <w:lang w:val="en-US"/>
          </w:rPr>
          <w:t>$}</w:t>
        </w:r>
        <w:r w:rsidR="00D0532A">
          <w:rPr>
            <w:lang w:val="en-US"/>
          </w:rPr>
          <w:t xml:space="preserve"> </w:t>
        </w:r>
        <w:r w:rsidR="00945CC9">
          <w:rPr>
            <w:lang w:val="en-US"/>
          </w:rPr>
          <w:t>recruitment</w:t>
        </w:r>
      </w:ins>
      <w:ins w:id="659" w:author="Deepikaa Menon" w:date="2020-09-22T20:32:00Z">
        <w:r w:rsidR="00945CC9">
          <w:rPr>
            <w:lang w:val="en-US"/>
          </w:rPr>
          <w:t xml:space="preserve"> </w:t>
        </w:r>
      </w:ins>
      <w:r w:rsidR="004047C8" w:rsidRPr="000D22EF">
        <w:rPr>
          <w:lang w:val="en-US"/>
        </w:rPr>
        <w:t>is delayed</w:t>
      </w:r>
      <w:ins w:id="660" w:author="Deepikaa Menon" w:date="2020-09-23T13:52:00Z">
        <w:r w:rsidR="00A97F5C">
          <w:rPr>
            <w:lang w:val="en-US"/>
          </w:rPr>
          <w:t xml:space="preserve"> </w:t>
        </w:r>
      </w:ins>
      <w:r w:rsidR="004047C8" w:rsidRPr="000D22EF">
        <w:rPr>
          <w:lang w:val="en-US"/>
        </w:rPr>
        <w:t>because invaginations in th</w:t>
      </w:r>
      <w:ins w:id="661" w:author="Deepikaa Menon" w:date="2020-09-22T21:31:00Z">
        <w:r w:rsidR="003E1D02">
          <w:rPr>
            <w:lang w:val="en-US"/>
          </w:rPr>
          <w:t xml:space="preserve">ese cells </w:t>
        </w:r>
      </w:ins>
      <w:r w:rsidR="004047C8" w:rsidRPr="000D22EF">
        <w:rPr>
          <w:lang w:val="en-US"/>
        </w:rPr>
        <w:t xml:space="preserve">take longer to acquire this specific </w:t>
      </w:r>
      <w:commentRangeStart w:id="662"/>
      <w:r w:rsidR="004047C8" w:rsidRPr="000D22EF">
        <w:rPr>
          <w:lang w:val="en-US"/>
        </w:rPr>
        <w:t>geometry</w:t>
      </w:r>
      <w:commentRangeEnd w:id="662"/>
      <w:r w:rsidR="00A0733E">
        <w:rPr>
          <w:rStyle w:val="CommentReference"/>
        </w:rPr>
        <w:commentReference w:id="662"/>
      </w:r>
      <w:r w:rsidR="004047C8" w:rsidRPr="000D22EF">
        <w:rPr>
          <w:lang w:val="en-US"/>
        </w:rPr>
        <w:t>.</w:t>
      </w:r>
    </w:p>
    <w:p w14:paraId="3DFCC819" w14:textId="77777777" w:rsidR="004047C8" w:rsidRPr="000D22EF" w:rsidRDefault="004047C8" w:rsidP="004047C8">
      <w:pPr>
        <w:rPr>
          <w:lang w:val="en-US"/>
        </w:rPr>
      </w:pPr>
    </w:p>
    <w:p w14:paraId="259547E4" w14:textId="29276302" w:rsidR="004047C8" w:rsidRPr="000D22EF" w:rsidRDefault="004047C8" w:rsidP="004047C8">
      <w:pPr>
        <w:rPr>
          <w:lang w:val="en-US"/>
        </w:rPr>
      </w:pPr>
      <w:r w:rsidRPr="000D22EF">
        <w:rPr>
          <w:lang w:val="en-US"/>
        </w:rPr>
        <w:lastRenderedPageBreak/>
        <w:t xml:space="preserve">Recruitment of </w:t>
      </w:r>
      <w:ins w:id="663" w:author="Deepikaa Menon" w:date="2020-09-22T20:32:00Z">
        <w:r w:rsidR="000E1D82">
          <w:rPr>
            <w:lang w:val="en-US"/>
          </w:rPr>
          <w:t>Rvs167</w:t>
        </w:r>
        <w:r w:rsidR="000E1D82" w:rsidRPr="005E1AF3">
          <w:rPr>
            <w:lang w:val="en-US"/>
          </w:rPr>
          <w:t>textit{$\Delta</w:t>
        </w:r>
      </w:ins>
      <w:ins w:id="664" w:author="Deepikaa Menon" w:date="2020-09-22T21:32:00Z">
        <w:r w:rsidR="00445273">
          <w:rPr>
            <w:lang w:val="en-US"/>
          </w:rPr>
          <w:t>sh3</w:t>
        </w:r>
      </w:ins>
      <w:ins w:id="665" w:author="Deepikaa Menon" w:date="2020-09-22T20:32:00Z">
        <w:r w:rsidR="000E1D82" w:rsidRPr="005E1AF3">
          <w:rPr>
            <w:lang w:val="en-US"/>
          </w:rPr>
          <w:t>$}</w:t>
        </w:r>
        <w:r w:rsidR="000E1D82">
          <w:rPr>
            <w:lang w:val="en-US"/>
          </w:rPr>
          <w:t xml:space="preserve"> </w:t>
        </w:r>
      </w:ins>
      <w:r w:rsidRPr="000D22EF">
        <w:rPr>
          <w:lang w:val="en-US"/>
        </w:rPr>
        <w:t xml:space="preserve"> is reduced to half of </w:t>
      </w:r>
      <w:ins w:id="666" w:author="Deepikaa Menon" w:date="2020-09-22T21:36:00Z">
        <w:r w:rsidR="003371EC">
          <w:rPr>
            <w:lang w:val="en-US"/>
          </w:rPr>
          <w:t>Rvs167</w:t>
        </w:r>
      </w:ins>
      <w:r w:rsidRPr="000D22EF">
        <w:rPr>
          <w:lang w:val="en-US"/>
        </w:rPr>
        <w:t xml:space="preserve"> (</w:t>
      </w:r>
      <w:ins w:id="667" w:author="Deepikaa Menon" w:date="2020-08-31T17:32:00Z">
        <w:r w:rsidR="005911DF" w:rsidRPr="000D22EF">
          <w:rPr>
            <w:lang w:val="en-US"/>
          </w:rPr>
          <w:t>Fig4</w:t>
        </w:r>
      </w:ins>
      <w:ins w:id="668" w:author="Deepikaa Menon" w:date="2020-09-22T20:32:00Z">
        <w:r w:rsidR="000E1D82">
          <w:rPr>
            <w:lang w:val="en-US"/>
          </w:rPr>
          <w:t>C,D</w:t>
        </w:r>
      </w:ins>
      <w:r w:rsidRPr="000D22EF">
        <w:rPr>
          <w:lang w:val="en-US"/>
        </w:rPr>
        <w:t xml:space="preserve">), although cytoplasmic concentration of </w:t>
      </w:r>
      <w:ins w:id="669" w:author="Deepikaa Menon" w:date="2020-09-22T21:36:00Z">
        <w:r w:rsidR="004A47AC">
          <w:rPr>
            <w:lang w:val="en-US"/>
          </w:rPr>
          <w:t>both</w:t>
        </w:r>
      </w:ins>
      <w:ins w:id="670" w:author="Deepikaa Menon" w:date="2020-09-22T20:32:00Z">
        <w:r w:rsidR="0049661A" w:rsidRPr="000D22EF">
          <w:rPr>
            <w:lang w:val="en-US"/>
          </w:rPr>
          <w:t xml:space="preserve"> </w:t>
        </w:r>
      </w:ins>
      <w:r w:rsidRPr="000D22EF">
        <w:rPr>
          <w:lang w:val="en-US"/>
        </w:rPr>
        <w:t xml:space="preserve">are </w:t>
      </w:r>
      <w:ins w:id="671" w:author="Deepikaa Menon" w:date="2020-09-22T20:32:00Z">
        <w:r w:rsidR="00EA69E1">
          <w:rPr>
            <w:lang w:val="en-US"/>
          </w:rPr>
          <w:t>similar</w:t>
        </w:r>
      </w:ins>
      <w:r w:rsidRPr="000D22EF">
        <w:rPr>
          <w:lang w:val="en-US"/>
        </w:rPr>
        <w:t xml:space="preserve"> (Fig4supplement</w:t>
      </w:r>
      <w:ins w:id="672" w:author="Deepikaa Menon" w:date="2020-09-22T21:20:00Z">
        <w:r w:rsidR="00ED7F6A">
          <w:rPr>
            <w:lang w:val="en-US"/>
          </w:rPr>
          <w:t>1</w:t>
        </w:r>
      </w:ins>
      <w:r w:rsidRPr="000D22EF">
        <w:rPr>
          <w:lang w:val="en-US"/>
        </w:rPr>
        <w:t xml:space="preserve">). Recruitment therefore is unlikely to be limited by cytoplasmic expression of the mutant protein. Abp1 disassembly is slowed down in </w:t>
      </w:r>
      <w:ins w:id="673" w:author="Deepikaa Menon" w:date="2020-09-22T21:20:00Z">
        <w:r w:rsidR="00887FDF">
          <w:rPr>
            <w:lang w:val="en-US"/>
          </w:rPr>
          <w:t>\</w:t>
        </w:r>
        <w:proofErr w:type="spellStart"/>
        <w:r w:rsidR="00887FDF" w:rsidRPr="005E1AF3">
          <w:rPr>
            <w:lang w:val="en-US"/>
          </w:rPr>
          <w:t>textit</w:t>
        </w:r>
        <w:proofErr w:type="spellEnd"/>
        <w:r w:rsidR="00887FDF" w:rsidRPr="005E1AF3">
          <w:rPr>
            <w:lang w:val="en-US"/>
          </w:rPr>
          <w:t>{</w:t>
        </w:r>
        <w:r w:rsidR="00887FDF">
          <w:rPr>
            <w:lang w:val="en-US"/>
          </w:rPr>
          <w:t>rvs167</w:t>
        </w:r>
        <w:r w:rsidR="00887FDF" w:rsidRPr="005E1AF3">
          <w:rPr>
            <w:lang w:val="en-US"/>
          </w:rPr>
          <w:t>$\Delta$</w:t>
        </w:r>
      </w:ins>
      <w:ins w:id="674" w:author="Deepikaa Menon" w:date="2020-09-22T21:32:00Z">
        <w:r w:rsidR="00445273">
          <w:rPr>
            <w:lang w:val="en-US"/>
          </w:rPr>
          <w:t>sh3</w:t>
        </w:r>
      </w:ins>
      <w:ins w:id="675" w:author="Deepikaa Menon" w:date="2020-09-22T21:20:00Z">
        <w:r w:rsidR="00887FDF" w:rsidRPr="005E1AF3">
          <w:rPr>
            <w:lang w:val="en-US"/>
          </w:rPr>
          <w:t>}</w:t>
        </w:r>
      </w:ins>
      <w:ins w:id="676" w:author="Deepikaa Menon" w:date="2020-09-22T20:33:00Z">
        <w:r w:rsidR="00335565">
          <w:rPr>
            <w:lang w:val="en-US"/>
          </w:rPr>
          <w:t xml:space="preserve"> </w:t>
        </w:r>
      </w:ins>
      <w:r w:rsidRPr="000D22EF">
        <w:rPr>
          <w:lang w:val="en-US"/>
        </w:rPr>
        <w:t>cells compared to WT</w:t>
      </w:r>
      <w:r w:rsidR="00267224" w:rsidRPr="000D22EF">
        <w:rPr>
          <w:lang w:val="en-US"/>
        </w:rPr>
        <w:t xml:space="preserve">, </w:t>
      </w:r>
      <w:r w:rsidRPr="000D22EF">
        <w:rPr>
          <w:lang w:val="en-US"/>
        </w:rPr>
        <w:t>and recruitment is reduced to 50\% of WT recruitment (Fig.</w:t>
      </w:r>
      <w:ins w:id="677" w:author="Deepikaa Menon" w:date="2020-09-22T21:20:00Z">
        <w:r w:rsidR="00285659" w:rsidRPr="000D22EF">
          <w:rPr>
            <w:lang w:val="en-US"/>
          </w:rPr>
          <w:t>4</w:t>
        </w:r>
        <w:r w:rsidR="00285659">
          <w:rPr>
            <w:lang w:val="en-US"/>
          </w:rPr>
          <w:t>C,D</w:t>
        </w:r>
      </w:ins>
      <w:r w:rsidRPr="000D22EF">
        <w:rPr>
          <w:lang w:val="en-US"/>
        </w:rPr>
        <w:t>), indicati</w:t>
      </w:r>
      <w:ins w:id="678" w:author="Deepikaa Menon" w:date="2020-09-22T20:33:00Z">
        <w:r w:rsidR="00544D2B">
          <w:rPr>
            <w:lang w:val="en-US"/>
          </w:rPr>
          <w:t>ng</w:t>
        </w:r>
      </w:ins>
      <w:ins w:id="679" w:author="Deepikaa Menon" w:date="2020-09-01T16:12:00Z">
        <w:r w:rsidR="00794A1C">
          <w:rPr>
            <w:lang w:val="en-US"/>
          </w:rPr>
          <w:t xml:space="preserve"> </w:t>
        </w:r>
      </w:ins>
      <w:r w:rsidRPr="000D22EF">
        <w:rPr>
          <w:lang w:val="en-US"/>
        </w:rPr>
        <w:t xml:space="preserve">disruption of </w:t>
      </w:r>
      <w:proofErr w:type="spellStart"/>
      <w:r w:rsidRPr="000D22EF">
        <w:rPr>
          <w:lang w:val="en-US"/>
        </w:rPr>
        <w:t>actin</w:t>
      </w:r>
      <w:proofErr w:type="spellEnd"/>
      <w:r w:rsidRPr="000D22EF">
        <w:rPr>
          <w:lang w:val="en-US"/>
        </w:rPr>
        <w:t xml:space="preserve"> network dynamics.</w:t>
      </w:r>
    </w:p>
    <w:p w14:paraId="6AF3C360" w14:textId="0E46B757" w:rsidR="004047C8" w:rsidRDefault="00D73CC5" w:rsidP="003E6617">
      <w:pPr>
        <w:jc w:val="center"/>
        <w:rPr>
          <w:sz w:val="20"/>
          <w:szCs w:val="20"/>
          <w:lang w:val="en-US"/>
        </w:rPr>
      </w:pPr>
      <w:ins w:id="680" w:author="Deepikaa Menon" w:date="2020-09-23T14:28:00Z">
        <w:r>
          <w:rPr>
            <w:noProof/>
            <w:sz w:val="20"/>
            <w:szCs w:val="20"/>
            <w:lang w:val="en-US"/>
          </w:rPr>
          <w:drawing>
            <wp:inline distT="0" distB="0" distL="0" distR="0" wp14:anchorId="49F447D1" wp14:editId="6E5BE048">
              <wp:extent cx="4759036" cy="3382139"/>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sh3_9.pd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2308" cy="3384465"/>
                      </a:xfrm>
                      <a:prstGeom prst="rect">
                        <a:avLst/>
                      </a:prstGeom>
                    </pic:spPr>
                  </pic:pic>
                </a:graphicData>
              </a:graphic>
            </wp:inline>
          </w:drawing>
        </w:r>
      </w:ins>
    </w:p>
    <w:p w14:paraId="23EA4DE1" w14:textId="0830CF17" w:rsidR="004047C8" w:rsidRDefault="004047C8" w:rsidP="00AB4100">
      <w:pPr>
        <w:jc w:val="center"/>
        <w:rPr>
          <w:sz w:val="20"/>
          <w:szCs w:val="20"/>
          <w:lang w:val="en-US"/>
        </w:rPr>
      </w:pPr>
    </w:p>
    <w:p w14:paraId="186A58E4" w14:textId="57F78604" w:rsidR="00831974" w:rsidRPr="00AB4100" w:rsidRDefault="004047C8" w:rsidP="004047C8">
      <w:pPr>
        <w:rPr>
          <w:ins w:id="681" w:author="Deepikaa Menon" w:date="2020-09-22T20:33:00Z"/>
          <w:lang w:val="en-US"/>
        </w:rPr>
      </w:pPr>
      <w:r w:rsidRPr="004047C8">
        <w:rPr>
          <w:sz w:val="20"/>
          <w:szCs w:val="20"/>
          <w:lang w:val="en-US"/>
        </w:rPr>
        <w:t>﻿</w:t>
      </w:r>
      <w:r w:rsidRPr="004047C8">
        <w:rPr>
          <w:sz w:val="20"/>
          <w:szCs w:val="20"/>
          <w:lang w:val="en-US"/>
        </w:rPr>
        <w:tab/>
        <w:t>\caption{A</w:t>
      </w:r>
      <w:ins w:id="682" w:author="Deepikaa Menon" w:date="2020-09-22T21:21:00Z">
        <w:r w:rsidR="007979D5">
          <w:rPr>
            <w:sz w:val="20"/>
            <w:szCs w:val="20"/>
            <w:lang w:val="en-US"/>
          </w:rPr>
          <w:t>, B</w:t>
        </w:r>
      </w:ins>
      <w:r w:rsidRPr="004047C8">
        <w:rPr>
          <w:sz w:val="20"/>
          <w:szCs w:val="20"/>
          <w:lang w:val="en-US"/>
        </w:rPr>
        <w:t xml:space="preserve">: Averaged centroid positions aligned </w:t>
      </w:r>
      <w:ins w:id="683" w:author="Deepikaa Menon" w:date="2020-09-23T14:18:00Z">
        <w:r w:rsidR="00E40FBE">
          <w:rPr>
            <w:sz w:val="20"/>
            <w:szCs w:val="20"/>
            <w:lang w:val="en-US"/>
          </w:rPr>
          <w:t>in x axis so</w:t>
        </w:r>
      </w:ins>
      <w:r w:rsidRPr="004047C8">
        <w:rPr>
          <w:sz w:val="20"/>
          <w:szCs w:val="20"/>
          <w:lang w:val="en-US"/>
        </w:rPr>
        <w:t xml:space="preserve"> that time=0(s) is the peak of fluorescent intensity of Abp1 in </w:t>
      </w:r>
      <w:ins w:id="684" w:author="Deepikaa Menon" w:date="2020-09-23T14:00:00Z">
        <w:r w:rsidR="00C16BE4">
          <w:rPr>
            <w:sz w:val="20"/>
            <w:szCs w:val="20"/>
            <w:lang w:val="en-US"/>
          </w:rPr>
          <w:t>respective strains</w:t>
        </w:r>
      </w:ins>
      <w:r w:rsidRPr="004047C8">
        <w:rPr>
          <w:sz w:val="20"/>
          <w:szCs w:val="20"/>
          <w:lang w:val="en-US"/>
        </w:rPr>
        <w:t xml:space="preserve">. </w:t>
      </w:r>
      <w:ins w:id="685" w:author="Deepikaa Menon" w:date="2020-09-23T14:19:00Z">
        <w:r w:rsidR="00D25CBB">
          <w:rPr>
            <w:sz w:val="20"/>
            <w:szCs w:val="20"/>
            <w:lang w:val="en-US"/>
          </w:rPr>
          <w:t xml:space="preserve">Centroids are aligned in y axis so that Sla1 begins at y=0 (nm), and Rvs167 and </w:t>
        </w:r>
        <w:r w:rsidR="00D25CBB" w:rsidRPr="003E6617">
          <w:rPr>
            <w:sz w:val="20"/>
            <w:szCs w:val="20"/>
            <w:lang w:val="en-US"/>
          </w:rPr>
          <w:t>Rvs167textit{$\Deltash3$}</w:t>
        </w:r>
      </w:ins>
      <w:ins w:id="686" w:author="Deepikaa Menon" w:date="2020-09-23T14:25:00Z">
        <w:r w:rsidR="0021458E" w:rsidRPr="003E6617">
          <w:rPr>
            <w:sz w:val="20"/>
            <w:szCs w:val="20"/>
            <w:lang w:val="en-US"/>
          </w:rPr>
          <w:t xml:space="preserve"> positions are determined with respect to Sla1 </w:t>
        </w:r>
        <w:commentRangeStart w:id="687"/>
        <w:proofErr w:type="spellStart"/>
        <w:r w:rsidR="0021458E" w:rsidRPr="003E6617">
          <w:rPr>
            <w:sz w:val="20"/>
            <w:szCs w:val="20"/>
            <w:lang w:val="en-US"/>
          </w:rPr>
          <w:t>centoids</w:t>
        </w:r>
      </w:ins>
      <w:commentRangeEnd w:id="687"/>
      <w:proofErr w:type="spellEnd"/>
      <w:ins w:id="688" w:author="Deepikaa Menon" w:date="2020-09-23T14:29:00Z">
        <w:r w:rsidR="004349A5">
          <w:rPr>
            <w:rStyle w:val="CommentReference"/>
          </w:rPr>
          <w:commentReference w:id="687"/>
        </w:r>
      </w:ins>
      <w:ins w:id="689" w:author="Deepikaa Menon" w:date="2020-09-23T14:25:00Z">
        <w:r w:rsidR="0021458E" w:rsidRPr="003E6617">
          <w:rPr>
            <w:sz w:val="20"/>
            <w:szCs w:val="20"/>
            <w:lang w:val="en-US"/>
          </w:rPr>
          <w:t>.</w:t>
        </w:r>
      </w:ins>
      <w:ins w:id="690" w:author="Deepikaa Menon" w:date="2020-09-23T14:19:00Z">
        <w:r w:rsidR="00D25CBB" w:rsidRPr="000D22EF">
          <w:rPr>
            <w:lang w:val="en-US"/>
          </w:rPr>
          <w:t xml:space="preserve"> </w:t>
        </w:r>
      </w:ins>
      <w:ins w:id="691" w:author="Deepikaa Menon" w:date="2020-09-22T21:21:00Z">
        <w:r w:rsidR="007979D5">
          <w:rPr>
            <w:sz w:val="20"/>
            <w:szCs w:val="20"/>
            <w:lang w:val="en-US"/>
          </w:rPr>
          <w:t>C,D</w:t>
        </w:r>
      </w:ins>
      <w:r w:rsidRPr="004047C8">
        <w:rPr>
          <w:sz w:val="20"/>
          <w:szCs w:val="20"/>
          <w:lang w:val="en-US"/>
        </w:rPr>
        <w:t xml:space="preserve">: Numbers of molecules of in WT and </w:t>
      </w:r>
      <w:ins w:id="692" w:author="Deepikaa Menon" w:date="2020-09-22T20:53:00Z">
        <w:r w:rsidR="0090427B" w:rsidRPr="00486AA6">
          <w:rPr>
            <w:sz w:val="20"/>
            <w:szCs w:val="20"/>
            <w:lang w:val="en-US"/>
          </w:rPr>
          <w:t>\</w:t>
        </w:r>
        <w:proofErr w:type="spellStart"/>
        <w:r w:rsidR="0090427B" w:rsidRPr="00486AA6">
          <w:rPr>
            <w:sz w:val="20"/>
            <w:szCs w:val="20"/>
            <w:lang w:val="en-US"/>
          </w:rPr>
          <w:t>textit</w:t>
        </w:r>
        <w:proofErr w:type="spellEnd"/>
        <w:r w:rsidR="0090427B" w:rsidRPr="00486AA6">
          <w:rPr>
            <w:sz w:val="20"/>
            <w:szCs w:val="20"/>
            <w:lang w:val="en-US"/>
          </w:rPr>
          <w:t>{</w:t>
        </w:r>
      </w:ins>
      <w:ins w:id="693" w:author="Deepikaa Menon" w:date="2020-09-22T21:04:00Z">
        <w:r w:rsidR="003B128D">
          <w:rPr>
            <w:sz w:val="20"/>
            <w:szCs w:val="20"/>
            <w:lang w:val="en-US"/>
          </w:rPr>
          <w:t>rvs</w:t>
        </w:r>
      </w:ins>
      <w:ins w:id="694" w:author="Deepikaa Menon" w:date="2020-09-22T20:53:00Z">
        <w:r w:rsidR="0090427B" w:rsidRPr="00486AA6">
          <w:rPr>
            <w:sz w:val="20"/>
            <w:szCs w:val="20"/>
            <w:lang w:val="en-US"/>
          </w:rPr>
          <w:t>167$\Delta$</w:t>
        </w:r>
      </w:ins>
      <w:ins w:id="695" w:author="Deepikaa Menon" w:date="2020-09-22T21:34:00Z">
        <w:r w:rsidR="004E4A09">
          <w:rPr>
            <w:sz w:val="20"/>
            <w:szCs w:val="20"/>
            <w:lang w:val="en-US"/>
          </w:rPr>
          <w:t>sh</w:t>
        </w:r>
      </w:ins>
      <w:ins w:id="696" w:author="Deepikaa Menon" w:date="2020-09-22T20:53:00Z">
        <w:r w:rsidR="0090427B" w:rsidRPr="00486AA6">
          <w:rPr>
            <w:sz w:val="20"/>
            <w:szCs w:val="20"/>
            <w:lang w:val="en-US"/>
          </w:rPr>
          <w:t>3}</w:t>
        </w:r>
        <w:r w:rsidR="0090427B">
          <w:rPr>
            <w:lang w:val="en-US"/>
          </w:rPr>
          <w:t xml:space="preserve"> </w:t>
        </w:r>
      </w:ins>
      <w:ins w:id="697" w:author="Deepikaa Menon" w:date="2020-09-22T21:21:00Z">
        <w:r w:rsidR="0025563D">
          <w:rPr>
            <w:sz w:val="20"/>
            <w:szCs w:val="20"/>
            <w:lang w:val="en-US"/>
          </w:rPr>
          <w:t>cells</w:t>
        </w:r>
      </w:ins>
      <w:r w:rsidRPr="004047C8">
        <w:rPr>
          <w:sz w:val="20"/>
          <w:szCs w:val="20"/>
          <w:lang w:val="en-US"/>
        </w:rPr>
        <w:t xml:space="preserve">, aligned so that time=0(s) is the </w:t>
      </w:r>
      <w:r w:rsidR="00695335">
        <w:rPr>
          <w:sz w:val="20"/>
          <w:szCs w:val="20"/>
          <w:lang w:val="en-US"/>
        </w:rPr>
        <w:t>maximum</w:t>
      </w:r>
      <w:r w:rsidRPr="004047C8">
        <w:rPr>
          <w:sz w:val="20"/>
          <w:szCs w:val="20"/>
          <w:lang w:val="en-US"/>
        </w:rPr>
        <w:t xml:space="preserve"> of fluorescent intensity of Abp1 in the corresponding</w:t>
      </w:r>
      <w:ins w:id="698" w:author="Deepikaa Menon" w:date="2020-09-23T14:00:00Z">
        <w:r w:rsidR="00D86338">
          <w:rPr>
            <w:sz w:val="20"/>
            <w:szCs w:val="20"/>
            <w:lang w:val="en-US"/>
          </w:rPr>
          <w:t xml:space="preserve"> strains</w:t>
        </w:r>
        <w:r w:rsidR="00BA53BA">
          <w:rPr>
            <w:sz w:val="20"/>
            <w:szCs w:val="20"/>
            <w:lang w:val="en-US"/>
          </w:rPr>
          <w:t>.</w:t>
        </w:r>
      </w:ins>
      <w:ins w:id="699" w:author="Deepikaa Menon" w:date="2020-09-22T20:33:00Z">
        <w:r w:rsidR="0006721F">
          <w:rPr>
            <w:sz w:val="20"/>
            <w:szCs w:val="20"/>
            <w:lang w:val="en-US"/>
          </w:rPr>
          <w:t>}</w:t>
        </w:r>
      </w:ins>
    </w:p>
    <w:p w14:paraId="4B79C535" w14:textId="77777777" w:rsidR="00890799" w:rsidRDefault="00890799" w:rsidP="00831974">
      <w:pPr>
        <w:rPr>
          <w:ins w:id="700" w:author="Deepikaa Menon" w:date="2020-09-14T13:52:00Z"/>
          <w:lang w:val="en-US"/>
        </w:rPr>
      </w:pPr>
    </w:p>
    <w:p w14:paraId="55332C43" w14:textId="37CBEE37" w:rsidR="00ED6DFC" w:rsidRDefault="00ED6DFC" w:rsidP="00ED6DFC">
      <w:pPr>
        <w:rPr>
          <w:ins w:id="701" w:author="Deepikaa Menon" w:date="2020-09-14T14:25:00Z"/>
          <w:lang w:val="en-US"/>
        </w:rPr>
      </w:pPr>
      <w:ins w:id="702" w:author="Deepikaa Menon" w:date="2020-09-14T14:25:00Z">
        <w:r>
          <w:rPr>
            <w:lang w:val="en-US"/>
          </w:rPr>
          <w:t>Fig4 supplement</w:t>
        </w:r>
      </w:ins>
      <w:ins w:id="703" w:author="Deepikaa Menon" w:date="2020-09-22T18:45:00Z">
        <w:r w:rsidR="0065749B">
          <w:rPr>
            <w:lang w:val="en-US"/>
          </w:rPr>
          <w:t>1</w:t>
        </w:r>
      </w:ins>
    </w:p>
    <w:p w14:paraId="41FEB43F" w14:textId="0879FDBD" w:rsidR="00484A83" w:rsidRDefault="00D26520" w:rsidP="0043513C">
      <w:pPr>
        <w:jc w:val="center"/>
        <w:rPr>
          <w:ins w:id="704" w:author="Deepikaa Menon" w:date="2020-09-14T13:52:00Z"/>
          <w:lang w:val="en-US"/>
        </w:rPr>
      </w:pPr>
      <w:ins w:id="705" w:author="Deepikaa Menon" w:date="2020-09-22T22:06:00Z">
        <w:r>
          <w:rPr>
            <w:noProof/>
            <w:lang w:val="en-US"/>
          </w:rPr>
          <w:drawing>
            <wp:inline distT="0" distB="0" distL="0" distR="0" wp14:anchorId="4B07E818" wp14:editId="78AAE22F">
              <wp:extent cx="3771900" cy="18439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ytoplasmic_int_supplement3.pd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8588" cy="1852087"/>
                      </a:xfrm>
                      <a:prstGeom prst="rect">
                        <a:avLst/>
                      </a:prstGeom>
                    </pic:spPr>
                  </pic:pic>
                </a:graphicData>
              </a:graphic>
            </wp:inline>
          </w:drawing>
        </w:r>
      </w:ins>
    </w:p>
    <w:p w14:paraId="688D2DB5" w14:textId="43BBC8A8" w:rsidR="00484A83" w:rsidRDefault="00484A83" w:rsidP="00643483">
      <w:pPr>
        <w:jc w:val="center"/>
        <w:rPr>
          <w:ins w:id="706" w:author="Deepikaa Menon" w:date="2020-09-14T13:52:00Z"/>
          <w:lang w:val="en-US"/>
        </w:rPr>
      </w:pPr>
    </w:p>
    <w:p w14:paraId="4DC14B18" w14:textId="77777777" w:rsidR="00484A83" w:rsidRDefault="00484A83" w:rsidP="004047C8">
      <w:pPr>
        <w:rPr>
          <w:ins w:id="707" w:author="Deepikaa Menon" w:date="2020-09-14T13:52:00Z"/>
          <w:lang w:val="en-US"/>
        </w:rPr>
      </w:pPr>
    </w:p>
    <w:p w14:paraId="21BE6FD3" w14:textId="30ACB993" w:rsidR="007F3FC0" w:rsidRPr="00AB4100" w:rsidRDefault="007F3FC0" w:rsidP="007F3FC0">
      <w:pPr>
        <w:rPr>
          <w:ins w:id="708" w:author="Deepikaa Menon" w:date="2020-09-22T22:23:00Z"/>
          <w:lang w:val="en-US"/>
        </w:rPr>
      </w:pPr>
      <w:ins w:id="709" w:author="Deepikaa Menon" w:date="2020-09-22T22:23:00Z">
        <w:r w:rsidRPr="004047C8">
          <w:rPr>
            <w:sz w:val="20"/>
            <w:szCs w:val="20"/>
            <w:lang w:val="en-US"/>
          </w:rPr>
          <w:t>\caption{</w:t>
        </w:r>
        <w:r>
          <w:rPr>
            <w:sz w:val="20"/>
            <w:szCs w:val="20"/>
            <w:lang w:val="en-US"/>
          </w:rPr>
          <w:t xml:space="preserve">Cytoplasmic intensity and intensity of endocytic patches </w:t>
        </w:r>
      </w:ins>
      <w:ins w:id="710" w:author="Deepikaa Menon" w:date="2020-09-22T22:24:00Z">
        <w:r>
          <w:rPr>
            <w:sz w:val="20"/>
            <w:szCs w:val="20"/>
            <w:lang w:val="en-US"/>
          </w:rPr>
          <w:t xml:space="preserve">of Rvs167 and </w:t>
        </w:r>
        <w:r>
          <w:rPr>
            <w:lang w:val="en-US"/>
          </w:rPr>
          <w:t>Rvs167</w:t>
        </w:r>
        <w:r w:rsidRPr="005E1AF3">
          <w:rPr>
            <w:lang w:val="en-US"/>
          </w:rPr>
          <w:t>textit{$\Delta</w:t>
        </w:r>
        <w:r>
          <w:rPr>
            <w:lang w:val="en-US"/>
          </w:rPr>
          <w:t>sh3</w:t>
        </w:r>
        <w:r w:rsidRPr="005E1AF3">
          <w:rPr>
            <w:lang w:val="en-US"/>
          </w:rPr>
          <w:t>$}</w:t>
        </w:r>
        <w:r>
          <w:rPr>
            <w:lang w:val="en-US"/>
          </w:rPr>
          <w:t xml:space="preserve"> </w:t>
        </w:r>
      </w:ins>
      <w:ins w:id="711" w:author="Deepikaa Menon" w:date="2020-09-22T22:23:00Z">
        <w:r>
          <w:rPr>
            <w:sz w:val="20"/>
            <w:szCs w:val="20"/>
            <w:lang w:val="en-US"/>
          </w:rPr>
          <w:t xml:space="preserve">in WT and </w:t>
        </w:r>
        <w:r w:rsidRPr="00486AA6">
          <w:rPr>
            <w:sz w:val="20"/>
            <w:szCs w:val="20"/>
            <w:lang w:val="en-US"/>
          </w:rPr>
          <w:t>\</w:t>
        </w:r>
        <w:proofErr w:type="spellStart"/>
        <w:r w:rsidRPr="00486AA6">
          <w:rPr>
            <w:sz w:val="20"/>
            <w:szCs w:val="20"/>
            <w:lang w:val="en-US"/>
          </w:rPr>
          <w:t>textit</w:t>
        </w:r>
        <w:proofErr w:type="spellEnd"/>
        <w:r w:rsidRPr="00486AA6">
          <w:rPr>
            <w:sz w:val="20"/>
            <w:szCs w:val="20"/>
            <w:lang w:val="en-US"/>
          </w:rPr>
          <w:t>{</w:t>
        </w:r>
        <w:r>
          <w:rPr>
            <w:sz w:val="20"/>
            <w:szCs w:val="20"/>
            <w:lang w:val="en-US"/>
          </w:rPr>
          <w:t>rvs</w:t>
        </w:r>
        <w:r w:rsidRPr="00486AA6">
          <w:rPr>
            <w:sz w:val="20"/>
            <w:szCs w:val="20"/>
            <w:lang w:val="en-US"/>
          </w:rPr>
          <w:t>167$\Delta$</w:t>
        </w:r>
        <w:r>
          <w:rPr>
            <w:sz w:val="20"/>
            <w:szCs w:val="20"/>
            <w:lang w:val="en-US"/>
          </w:rPr>
          <w:t>sh</w:t>
        </w:r>
        <w:r w:rsidRPr="00486AA6">
          <w:rPr>
            <w:sz w:val="20"/>
            <w:szCs w:val="20"/>
            <w:lang w:val="en-US"/>
          </w:rPr>
          <w:t>3}</w:t>
        </w:r>
        <w:r>
          <w:rPr>
            <w:lang w:val="en-US"/>
          </w:rPr>
          <w:t xml:space="preserve"> </w:t>
        </w:r>
      </w:ins>
      <w:ins w:id="712" w:author="Deepikaa Menon" w:date="2020-09-22T22:24:00Z">
        <w:r w:rsidR="001900D6">
          <w:rPr>
            <w:sz w:val="20"/>
            <w:szCs w:val="20"/>
            <w:lang w:val="en-US"/>
          </w:rPr>
          <w:t>cells</w:t>
        </w:r>
      </w:ins>
      <w:ins w:id="713" w:author="Deepikaa Menon" w:date="2020-09-22T22:23:00Z">
        <w:r>
          <w:rPr>
            <w:sz w:val="20"/>
            <w:szCs w:val="20"/>
            <w:lang w:val="en-US"/>
          </w:rPr>
          <w:t>}</w:t>
        </w:r>
      </w:ins>
    </w:p>
    <w:p w14:paraId="18723DE1" w14:textId="77777777" w:rsidR="00484A83" w:rsidRDefault="00484A83" w:rsidP="004047C8">
      <w:pPr>
        <w:rPr>
          <w:ins w:id="714" w:author="Deepikaa Menon" w:date="2020-09-14T13:52:00Z"/>
          <w:lang w:val="en-US"/>
        </w:rPr>
      </w:pPr>
    </w:p>
    <w:p w14:paraId="6ED32282" w14:textId="77777777" w:rsidR="00484A83" w:rsidRDefault="00484A83" w:rsidP="004047C8">
      <w:pPr>
        <w:rPr>
          <w:ins w:id="715" w:author="Deepikaa Menon" w:date="2020-09-14T13:52:00Z"/>
          <w:lang w:val="en-US"/>
        </w:rPr>
      </w:pPr>
    </w:p>
    <w:p w14:paraId="0548E58C" w14:textId="77777777" w:rsidR="00484A83" w:rsidRDefault="00484A83" w:rsidP="004047C8">
      <w:pPr>
        <w:rPr>
          <w:ins w:id="716" w:author="Deepikaa Menon" w:date="2020-09-14T13:52:00Z"/>
          <w:lang w:val="en-US"/>
        </w:rPr>
      </w:pPr>
    </w:p>
    <w:p w14:paraId="0C09DF37" w14:textId="77777777" w:rsidR="00484A83" w:rsidRDefault="00484A83" w:rsidP="004047C8">
      <w:pPr>
        <w:rPr>
          <w:ins w:id="717" w:author="Deepikaa Menon" w:date="2020-09-14T13:52:00Z"/>
          <w:lang w:val="en-US"/>
        </w:rPr>
      </w:pPr>
    </w:p>
    <w:p w14:paraId="6B297C58" w14:textId="69B6272D" w:rsidR="004047C8" w:rsidRPr="00AB4100" w:rsidRDefault="004047C8" w:rsidP="004047C8">
      <w:pPr>
        <w:rPr>
          <w:lang w:val="en-US"/>
        </w:rPr>
      </w:pPr>
      <w:r w:rsidRPr="00AB4100">
        <w:rPr>
          <w:lang w:val="en-US"/>
        </w:rPr>
        <w:t>\subsection{</w:t>
      </w:r>
      <w:r w:rsidRPr="00AB4100">
        <w:rPr>
          <w:b/>
          <w:bCs/>
          <w:lang w:val="en-US"/>
        </w:rPr>
        <w:t>Reduced BAR domain recruitment corresponds to reduced membrane movement</w:t>
      </w:r>
      <w:r w:rsidRPr="00AB4100">
        <w:rPr>
          <w:lang w:val="en-US"/>
        </w:rPr>
        <w:t>}</w:t>
      </w:r>
    </w:p>
    <w:p w14:paraId="31943AE6" w14:textId="51059568" w:rsidR="004047C8" w:rsidRDefault="004047C8" w:rsidP="004047C8">
      <w:pPr>
        <w:rPr>
          <w:ins w:id="718" w:author="Deepikaa Menon" w:date="2020-09-01T16:59:00Z"/>
          <w:sz w:val="20"/>
          <w:szCs w:val="20"/>
          <w:lang w:val="en-US"/>
        </w:rPr>
      </w:pPr>
    </w:p>
    <w:p w14:paraId="2B7EB0D0" w14:textId="4DEF39CC" w:rsidR="000C1C95" w:rsidRDefault="004A6858" w:rsidP="00136A77">
      <w:pPr>
        <w:rPr>
          <w:ins w:id="719" w:author="Deepikaa Menon" w:date="2020-09-04T19:05:00Z"/>
          <w:lang w:val="en-US"/>
        </w:rPr>
      </w:pPr>
      <w:ins w:id="720" w:author="Deepikaa Menon" w:date="2020-09-01T16:59:00Z">
        <w:r w:rsidRPr="0015290B">
          <w:rPr>
            <w:lang w:val="en-US"/>
          </w:rPr>
          <w:t>Since</w:t>
        </w:r>
      </w:ins>
      <w:ins w:id="721" w:author="Deepikaa Menon" w:date="2020-09-22T21:38:00Z">
        <w:r w:rsidR="00AC3F76">
          <w:rPr>
            <w:lang w:val="en-US"/>
          </w:rPr>
          <w:t xml:space="preserve"> removal of Rvs167 in</w:t>
        </w:r>
      </w:ins>
      <w:ins w:id="722" w:author="Deepikaa Menon" w:date="2020-09-01T16:59:00Z">
        <w:r w:rsidRPr="0015290B">
          <w:rPr>
            <w:lang w:val="en-US"/>
          </w:rPr>
          <w:t xml:space="preserve"> </w:t>
        </w:r>
      </w:ins>
      <w:ins w:id="723" w:author="Deepikaa Menon" w:date="2020-09-03T14:12:00Z">
        <w:r w:rsidR="00637FDE" w:rsidRPr="0016505F">
          <w:rPr>
            <w:i/>
            <w:iCs/>
            <w:lang w:val="en-US"/>
          </w:rPr>
          <w:t>rvs</w:t>
        </w:r>
      </w:ins>
      <w:ins w:id="724" w:author="Deepikaa Menon" w:date="2020-09-22T21:04:00Z">
        <w:r w:rsidR="00045846">
          <w:rPr>
            <w:i/>
            <w:iCs/>
            <w:lang w:val="en-US"/>
          </w:rPr>
          <w:t>167</w:t>
        </w:r>
        <w:r w:rsidR="00045846" w:rsidRPr="0084107E">
          <w:rPr>
            <w:i/>
            <w:iCs/>
            <w:lang w:val="en-US"/>
          </w:rPr>
          <w:sym w:font="Symbol" w:char="F044"/>
        </w:r>
        <w:r w:rsidR="00045846" w:rsidRPr="0015290B">
          <w:rPr>
            <w:lang w:val="en-US"/>
          </w:rPr>
          <w:t xml:space="preserve"> </w:t>
        </w:r>
      </w:ins>
      <w:ins w:id="725" w:author="Deepikaa Menon" w:date="2020-09-22T21:38:00Z">
        <w:r w:rsidR="00AC3F76">
          <w:rPr>
            <w:lang w:val="en-US"/>
          </w:rPr>
          <w:t>cel</w:t>
        </w:r>
      </w:ins>
      <w:ins w:id="726" w:author="Deepikaa Menon" w:date="2020-09-22T21:39:00Z">
        <w:r w:rsidR="00AC3F76">
          <w:rPr>
            <w:lang w:val="en-US"/>
          </w:rPr>
          <w:t xml:space="preserve">ls, </w:t>
        </w:r>
      </w:ins>
      <w:ins w:id="727" w:author="Deepikaa Menon" w:date="2020-09-23T14:02:00Z">
        <w:r w:rsidR="004B3257">
          <w:rPr>
            <w:lang w:val="en-US"/>
          </w:rPr>
          <w:t>and the</w:t>
        </w:r>
      </w:ins>
      <w:ins w:id="728" w:author="Deepikaa Menon" w:date="2020-09-22T21:39:00Z">
        <w:r w:rsidR="00AC3F76">
          <w:rPr>
            <w:lang w:val="en-US"/>
          </w:rPr>
          <w:t xml:space="preserve"> reduc</w:t>
        </w:r>
      </w:ins>
      <w:ins w:id="729" w:author="Deepikaa Menon" w:date="2020-09-23T14:02:00Z">
        <w:r w:rsidR="004B3257">
          <w:rPr>
            <w:lang w:val="en-US"/>
          </w:rPr>
          <w:t>ed</w:t>
        </w:r>
      </w:ins>
      <w:ins w:id="730" w:author="Deepikaa Menon" w:date="2020-09-22T21:39:00Z">
        <w:r w:rsidR="00AC3F76">
          <w:rPr>
            <w:lang w:val="en-US"/>
          </w:rPr>
          <w:t xml:space="preserve"> amount of </w:t>
        </w:r>
      </w:ins>
      <w:ins w:id="731" w:author="Deepikaa Menon" w:date="2020-09-23T14:01:00Z">
        <w:r w:rsidR="00096381">
          <w:rPr>
            <w:lang w:val="en-US"/>
          </w:rPr>
          <w:t>Rvs167</w:t>
        </w:r>
        <w:r w:rsidR="00096381" w:rsidRPr="005E1AF3">
          <w:rPr>
            <w:lang w:val="en-US"/>
          </w:rPr>
          <w:t>textit{$\Delta</w:t>
        </w:r>
        <w:r w:rsidR="00096381">
          <w:rPr>
            <w:lang w:val="en-US"/>
          </w:rPr>
          <w:t>sh3</w:t>
        </w:r>
        <w:r w:rsidR="00096381" w:rsidRPr="005E1AF3">
          <w:rPr>
            <w:lang w:val="en-US"/>
          </w:rPr>
          <w:t>$}</w:t>
        </w:r>
        <w:r w:rsidR="00096381">
          <w:rPr>
            <w:lang w:val="en-US"/>
          </w:rPr>
          <w:t xml:space="preserve"> </w:t>
        </w:r>
        <w:r w:rsidR="00096381" w:rsidRPr="000D22EF">
          <w:rPr>
            <w:lang w:val="en-US"/>
          </w:rPr>
          <w:t xml:space="preserve"> </w:t>
        </w:r>
      </w:ins>
      <w:ins w:id="732" w:author="Deepikaa Menon" w:date="2020-09-22T21:39:00Z">
        <w:r w:rsidR="00AC3F76">
          <w:rPr>
            <w:lang w:val="en-US"/>
          </w:rPr>
          <w:t>recruited</w:t>
        </w:r>
        <w:r w:rsidR="00AC3F76" w:rsidRPr="00AC3F76">
          <w:rPr>
            <w:lang w:val="en-US"/>
          </w:rPr>
          <w:t xml:space="preserve"> </w:t>
        </w:r>
        <w:r w:rsidR="00AC3F76">
          <w:rPr>
            <w:lang w:val="en-US"/>
          </w:rPr>
          <w:t>in</w:t>
        </w:r>
      </w:ins>
      <w:ins w:id="733" w:author="Deepikaa Menon" w:date="2020-09-03T14:11:00Z">
        <w:r w:rsidR="00637FDE">
          <w:rPr>
            <w:lang w:val="en-US"/>
          </w:rPr>
          <w:t xml:space="preserve"> </w:t>
        </w:r>
      </w:ins>
      <w:ins w:id="734" w:author="Deepikaa Menon" w:date="2020-09-22T21:04:00Z">
        <w:r w:rsidR="00045846">
          <w:rPr>
            <w:i/>
            <w:iCs/>
            <w:lang w:val="en-US"/>
          </w:rPr>
          <w:t>r</w:t>
        </w:r>
      </w:ins>
      <w:ins w:id="735" w:author="Deepikaa Menon" w:date="2020-09-03T14:11:00Z">
        <w:r w:rsidR="00637FDE" w:rsidRPr="0084107E">
          <w:rPr>
            <w:i/>
            <w:iCs/>
            <w:lang w:val="en-US"/>
          </w:rPr>
          <w:t>vs167</w:t>
        </w:r>
        <w:r w:rsidR="00637FDE" w:rsidRPr="0084107E">
          <w:rPr>
            <w:i/>
            <w:iCs/>
            <w:lang w:val="en-US"/>
          </w:rPr>
          <w:sym w:font="Symbol" w:char="F044"/>
        </w:r>
        <w:r w:rsidR="00637FDE" w:rsidRPr="0084107E">
          <w:rPr>
            <w:i/>
            <w:iCs/>
            <w:lang w:val="en-US"/>
          </w:rPr>
          <w:t>sh3</w:t>
        </w:r>
        <w:r w:rsidR="00637FDE">
          <w:rPr>
            <w:lang w:val="en-US"/>
          </w:rPr>
          <w:t xml:space="preserve"> </w:t>
        </w:r>
      </w:ins>
      <w:ins w:id="736" w:author="Deepikaa Menon" w:date="2020-09-22T21:39:00Z">
        <w:r w:rsidR="00AC3F76">
          <w:rPr>
            <w:lang w:val="en-US"/>
          </w:rPr>
          <w:t xml:space="preserve">cells </w:t>
        </w:r>
      </w:ins>
      <w:ins w:id="737" w:author="Deepikaa Menon" w:date="2020-09-01T16:59:00Z">
        <w:r w:rsidR="008C5B89" w:rsidRPr="0015290B">
          <w:rPr>
            <w:lang w:val="en-US"/>
          </w:rPr>
          <w:t xml:space="preserve">results in decreased Sla1 movement, we wondered if Sla1 movement would </w:t>
        </w:r>
      </w:ins>
      <w:ins w:id="738" w:author="Deepikaa Menon" w:date="2020-09-01T17:00:00Z">
        <w:r w:rsidR="008C5B89" w:rsidRPr="0015290B">
          <w:rPr>
            <w:lang w:val="en-US"/>
          </w:rPr>
          <w:t>scale with</w:t>
        </w:r>
      </w:ins>
      <w:ins w:id="739" w:author="Deepikaa Menon" w:date="2020-09-01T16:59:00Z">
        <w:r w:rsidR="008C5B89" w:rsidRPr="0015290B">
          <w:rPr>
            <w:lang w:val="en-US"/>
          </w:rPr>
          <w:t xml:space="preserve"> a</w:t>
        </w:r>
      </w:ins>
      <w:ins w:id="740" w:author="Deepikaa Menon" w:date="2020-09-01T17:00:00Z">
        <w:r w:rsidR="008C5B89" w:rsidRPr="0015290B">
          <w:rPr>
            <w:lang w:val="en-US"/>
          </w:rPr>
          <w:t xml:space="preserve">mount of </w:t>
        </w:r>
        <w:proofErr w:type="spellStart"/>
        <w:r w:rsidR="008C5B89" w:rsidRPr="0015290B">
          <w:rPr>
            <w:lang w:val="en-US"/>
          </w:rPr>
          <w:t>Rvs</w:t>
        </w:r>
        <w:proofErr w:type="spellEnd"/>
        <w:r w:rsidR="008C5B89" w:rsidRPr="0015290B">
          <w:rPr>
            <w:lang w:val="en-US"/>
          </w:rPr>
          <w:t xml:space="preserve"> recruited to endocytic sites</w:t>
        </w:r>
      </w:ins>
      <w:ins w:id="741" w:author="Deepikaa Menon" w:date="2020-09-01T17:03:00Z">
        <w:r w:rsidR="00FD0EF1" w:rsidRPr="0015290B">
          <w:rPr>
            <w:lang w:val="en-US"/>
          </w:rPr>
          <w:t>.</w:t>
        </w:r>
      </w:ins>
      <w:ins w:id="742" w:author="Deepikaa Menon" w:date="2020-09-01T17:06:00Z">
        <w:r w:rsidR="00644CB1" w:rsidRPr="00644CB1">
          <w:rPr>
            <w:lang w:val="en-US"/>
          </w:rPr>
          <w:t xml:space="preserve"> </w:t>
        </w:r>
      </w:ins>
      <w:ins w:id="743" w:author="Deepikaa Menon" w:date="2020-09-01T17:20:00Z">
        <w:r w:rsidR="00400C34">
          <w:rPr>
            <w:lang w:val="en-US"/>
          </w:rPr>
          <w:t xml:space="preserve">We titrated the amount of </w:t>
        </w:r>
        <w:proofErr w:type="spellStart"/>
        <w:r w:rsidR="00400C34">
          <w:rPr>
            <w:lang w:val="en-US"/>
          </w:rPr>
          <w:t>Rvs</w:t>
        </w:r>
        <w:proofErr w:type="spellEnd"/>
        <w:r w:rsidR="00400C34">
          <w:rPr>
            <w:lang w:val="en-US"/>
          </w:rPr>
          <w:t xml:space="preserve"> expressed in cells by </w:t>
        </w:r>
      </w:ins>
      <w:ins w:id="744" w:author="Deepikaa Menon" w:date="2020-09-22T21:41:00Z">
        <w:r w:rsidR="007C2FBA" w:rsidRPr="00D85EF5">
          <w:rPr>
            <w:lang w:val="en-US"/>
          </w:rPr>
          <w:t>endogenously</w:t>
        </w:r>
        <w:r w:rsidR="007C2FBA">
          <w:rPr>
            <w:lang w:val="en-US"/>
          </w:rPr>
          <w:t xml:space="preserve"> </w:t>
        </w:r>
      </w:ins>
      <w:ins w:id="745" w:author="Deepikaa Menon" w:date="2020-09-01T17:20:00Z">
        <w:r w:rsidR="00400C34">
          <w:rPr>
            <w:lang w:val="en-US"/>
          </w:rPr>
          <w:t>duplicat</w:t>
        </w:r>
      </w:ins>
      <w:ins w:id="746" w:author="Deepikaa Menon" w:date="2020-09-01T18:16:00Z">
        <w:r w:rsidR="00BA3215">
          <w:rPr>
            <w:lang w:val="en-US"/>
          </w:rPr>
          <w:t>ing</w:t>
        </w:r>
      </w:ins>
      <w:ins w:id="747" w:author="Deepikaa Menon" w:date="2020-09-01T17:20:00Z">
        <w:r w:rsidR="00400C34">
          <w:rPr>
            <w:lang w:val="en-US"/>
          </w:rPr>
          <w:t xml:space="preserve"> the</w:t>
        </w:r>
      </w:ins>
      <w:r w:rsidR="00644CB1" w:rsidRPr="00D85EF5">
        <w:rPr>
          <w:lang w:val="en-US"/>
        </w:rPr>
        <w:t xml:space="preserve"> Rvs167 and Rvs161 genes </w:t>
      </w:r>
      <w:ins w:id="748" w:author="Deepikaa Menon" w:date="2020-09-04T15:12:00Z">
        <w:r w:rsidR="008C2E7B">
          <w:rPr>
            <w:lang w:val="en-US"/>
          </w:rPr>
          <w:fldChar w:fldCharType="begin" w:fldLock="1"/>
        </w:r>
      </w:ins>
      <w:r w:rsidR="00CA0348">
        <w:rPr>
          <w:lang w:val="en-US"/>
        </w:rPr>
        <w:instrText>ADDIN CSL_CITATION {"citationItems":[{"id":"ITEM-1","itemData":{"DOI":"10.1371/journal.pone.0114590","ISSN":"1932-6203","author":[{"dropping-particle":"","family":"Huber","given":"Florian","non-dropping-particle":"","parse-names":false,"suffix":""},{"dropping-particle":"","family":"Meurer","given":"Matthias","non-dropping-particle":"","parse-names":false,"suffix":""},{"dropping-particle":"","family":"Bunina","given":"Daria","non-dropping-particle":"","parse-names":false,"suffix":""},{"dropping-particle":"","family":"Kats","given":"Ilia","non-dropping-particle":"","parse-names":false,"suffix":""},{"dropping-particle":"","family":"Maeder","given":"Céline I.","non-dropping-particle":"","parse-names":false,"suffix":""},{"dropping-particle":"","family":"Štefl","given":"Martin","non-dropping-particle":"","parse-names":false,"suffix":""},{"dropping-particle":"","family":"Mongis","given":"Cyril","non-dropping-particle":"","parse-names":false,"suffix":""},{"dropping-particle":"","family":"Knop","given":"Michael","non-dropping-particle":"","parse-names":false,"suffix":""}],"container-title":"PLoS ONE","editor":[{"dropping-particle":"","family":"Schacherer","given":"Joseph","non-dropping-particle":"","parse-names":false,"suffix":""}],"id":"ITEM-1","issue":"12","issued":{"date-parts":[["2014","12","10"]]},"page":"e114590","publisher":"Public Library of Science","title":"PCR Duplication: A One-Step Cloning-Free Method to Generate Duplicated Chromosomal Loci and Interference-Free Expression Reporters in Yeast","type":"article-journal","volume":"9"},"uris":["http://www.mendeley.com/documents/?uuid=a53560a3-a835-302d-8d81-2c71fedf318e"]}],"mendeley":{"formattedCitation":"(Huber et al. 2014)","plainTextFormattedCitation":"(Huber et al. 2014)","previouslyFormattedCitation":"(Huber et al. 2014)"},"properties":{"noteIndex":0},"schema":"https://github.com/citation-style-language/schema/raw/master/csl-citation.json"}</w:instrText>
      </w:r>
      <w:r w:rsidR="008C2E7B">
        <w:rPr>
          <w:lang w:val="en-US"/>
        </w:rPr>
        <w:fldChar w:fldCharType="separate"/>
      </w:r>
      <w:r w:rsidR="008C2E7B" w:rsidRPr="008C2E7B">
        <w:rPr>
          <w:noProof/>
          <w:lang w:val="en-US"/>
        </w:rPr>
        <w:t>(Huber et al. 2014)</w:t>
      </w:r>
      <w:ins w:id="749" w:author="Deepikaa Menon" w:date="2020-09-04T15:12:00Z">
        <w:r w:rsidR="008C2E7B">
          <w:rPr>
            <w:lang w:val="en-US"/>
          </w:rPr>
          <w:fldChar w:fldCharType="end"/>
        </w:r>
        <w:r w:rsidR="008C2E7B">
          <w:rPr>
            <w:lang w:val="en-US"/>
          </w:rPr>
          <w:t xml:space="preserve"> </w:t>
        </w:r>
      </w:ins>
      <w:r w:rsidR="00644CB1" w:rsidRPr="00D85EF5">
        <w:rPr>
          <w:lang w:val="en-US"/>
        </w:rPr>
        <w:t>in diploid and haploid yeast cells</w:t>
      </w:r>
      <w:ins w:id="750" w:author="Deepikaa Menon" w:date="2020-09-04T15:25:00Z">
        <w:r w:rsidR="002334A7">
          <w:rPr>
            <w:lang w:val="en-US"/>
          </w:rPr>
          <w:t xml:space="preserve"> (Fig.5)</w:t>
        </w:r>
      </w:ins>
      <w:ins w:id="751" w:author="Deepikaa Menon" w:date="2020-09-04T15:11:00Z">
        <w:r w:rsidR="008C2E7B">
          <w:rPr>
            <w:lang w:val="en-US"/>
          </w:rPr>
          <w:t xml:space="preserve"> </w:t>
        </w:r>
      </w:ins>
      <w:ins w:id="752" w:author="Deepikaa Menon" w:date="2020-09-01T17:21:00Z">
        <w:r w:rsidR="00400C34">
          <w:rPr>
            <w:lang w:val="en-US"/>
          </w:rPr>
          <w:t xml:space="preserve">. We </w:t>
        </w:r>
      </w:ins>
      <w:ins w:id="753" w:author="Deepikaa Menon" w:date="2020-09-01T17:22:00Z">
        <w:r w:rsidR="00400C34">
          <w:rPr>
            <w:lang w:val="en-US"/>
          </w:rPr>
          <w:t xml:space="preserve">thus </w:t>
        </w:r>
      </w:ins>
      <w:ins w:id="754" w:author="Deepikaa Menon" w:date="2020-09-04T16:42:00Z">
        <w:r w:rsidR="003B36D7">
          <w:rPr>
            <w:lang w:val="en-US"/>
          </w:rPr>
          <w:t>made</w:t>
        </w:r>
      </w:ins>
      <w:ins w:id="755" w:author="Deepikaa Menon" w:date="2020-09-01T17:21:00Z">
        <w:r w:rsidR="00400C34">
          <w:rPr>
            <w:lang w:val="en-US"/>
          </w:rPr>
          <w:t xml:space="preserve"> diploid strains with 4x copies of both the </w:t>
        </w:r>
        <w:proofErr w:type="spellStart"/>
        <w:r w:rsidR="00400C34">
          <w:rPr>
            <w:lang w:val="en-US"/>
          </w:rPr>
          <w:t>Rvs</w:t>
        </w:r>
        <w:proofErr w:type="spellEnd"/>
        <w:r w:rsidR="00400C34">
          <w:rPr>
            <w:lang w:val="en-US"/>
          </w:rPr>
          <w:t xml:space="preserve"> gen</w:t>
        </w:r>
      </w:ins>
      <w:ins w:id="756" w:author="Deepikaa Menon" w:date="2020-09-01T17:22:00Z">
        <w:r w:rsidR="00400C34">
          <w:rPr>
            <w:lang w:val="en-US"/>
          </w:rPr>
          <w:t>es</w:t>
        </w:r>
      </w:ins>
      <w:ins w:id="757" w:author="Deepikaa Menon" w:date="2020-09-22T21:40:00Z">
        <w:r w:rsidR="00123D3E">
          <w:rPr>
            <w:lang w:val="en-US"/>
          </w:rPr>
          <w:t xml:space="preserve"> (4xRVS)</w:t>
        </w:r>
      </w:ins>
      <w:ins w:id="758" w:author="Deepikaa Menon" w:date="2020-09-01T17:22:00Z">
        <w:r w:rsidR="00400C34">
          <w:rPr>
            <w:lang w:val="en-US"/>
          </w:rPr>
          <w:t>, 2x copies (WT diploid cells</w:t>
        </w:r>
      </w:ins>
      <w:ins w:id="759" w:author="Deepikaa Menon" w:date="2020-09-22T21:40:00Z">
        <w:r w:rsidR="00123D3E">
          <w:rPr>
            <w:lang w:val="en-US"/>
          </w:rPr>
          <w:t>, 2xRVS</w:t>
        </w:r>
      </w:ins>
      <w:ins w:id="760" w:author="Deepikaa Menon" w:date="2020-09-01T17:22:00Z">
        <w:r w:rsidR="00400C34">
          <w:rPr>
            <w:lang w:val="en-US"/>
          </w:rPr>
          <w:t>), and 1x copy</w:t>
        </w:r>
      </w:ins>
      <w:ins w:id="761" w:author="Deepikaa Menon" w:date="2020-09-22T21:40:00Z">
        <w:r w:rsidR="00123D3E">
          <w:rPr>
            <w:lang w:val="en-US"/>
          </w:rPr>
          <w:t xml:space="preserve"> (1xRVS)</w:t>
        </w:r>
      </w:ins>
      <w:ins w:id="762" w:author="Deepikaa Menon" w:date="2020-09-01T18:39:00Z">
        <w:r w:rsidR="00841721">
          <w:rPr>
            <w:lang w:val="en-US"/>
          </w:rPr>
          <w:t>.</w:t>
        </w:r>
      </w:ins>
      <w:ins w:id="763" w:author="Deepikaa Menon" w:date="2020-09-01T18:40:00Z">
        <w:r w:rsidR="00841721">
          <w:rPr>
            <w:lang w:val="en-US"/>
          </w:rPr>
          <w:t xml:space="preserve"> </w:t>
        </w:r>
      </w:ins>
      <w:ins w:id="764" w:author="Deepikaa Menon" w:date="2020-09-04T15:12:00Z">
        <w:r w:rsidR="0075331C">
          <w:rPr>
            <w:lang w:val="en-US"/>
          </w:rPr>
          <w:t>Number of molecules of</w:t>
        </w:r>
      </w:ins>
      <w:ins w:id="765" w:author="Deepikaa Menon" w:date="2020-09-01T18:40:00Z">
        <w:r w:rsidR="00841721" w:rsidRPr="00D85EF5">
          <w:rPr>
            <w:lang w:val="en-US"/>
          </w:rPr>
          <w:t xml:space="preserve"> Rvs167 recruited to </w:t>
        </w:r>
      </w:ins>
      <w:ins w:id="766" w:author="Microsoft Office User" w:date="2020-09-08T01:51:00Z">
        <w:r w:rsidR="00193882">
          <w:rPr>
            <w:lang w:val="en-US"/>
          </w:rPr>
          <w:t xml:space="preserve">endocytic </w:t>
        </w:r>
      </w:ins>
      <w:ins w:id="767" w:author="Deepikaa Menon" w:date="2020-09-01T18:40:00Z">
        <w:r w:rsidR="00841721" w:rsidRPr="00D85EF5">
          <w:rPr>
            <w:lang w:val="en-US"/>
          </w:rPr>
          <w:t>sites increases with gene copy number (Fig5</w:t>
        </w:r>
      </w:ins>
      <w:ins w:id="768" w:author="Deepikaa Menon" w:date="2020-09-22T21:42:00Z">
        <w:r w:rsidR="004E191D">
          <w:rPr>
            <w:lang w:val="en-US"/>
          </w:rPr>
          <w:t>A</w:t>
        </w:r>
      </w:ins>
      <w:ins w:id="769" w:author="Deepikaa Menon" w:date="2020-09-01T18:40:00Z">
        <w:r w:rsidR="00841721" w:rsidRPr="00D85EF5">
          <w:rPr>
            <w:lang w:val="en-US"/>
          </w:rPr>
          <w:t xml:space="preserve">). </w:t>
        </w:r>
      </w:ins>
      <w:ins w:id="770" w:author="Deepikaa Menon" w:date="2020-09-04T15:48:00Z">
        <w:r w:rsidR="00433452">
          <w:rPr>
            <w:lang w:val="en-US"/>
          </w:rPr>
          <w:t>“</w:t>
        </w:r>
        <w:r w:rsidR="00D6625C">
          <w:rPr>
            <w:lang w:val="en-US"/>
          </w:rPr>
          <w:t>Excess</w:t>
        </w:r>
      </w:ins>
      <w:ins w:id="771" w:author="Deepikaa Menon" w:date="2020-09-04T15:47:00Z">
        <w:r w:rsidR="00433452">
          <w:rPr>
            <w:lang w:val="en-US"/>
          </w:rPr>
          <w:t>”</w:t>
        </w:r>
      </w:ins>
      <w:ins w:id="772" w:author="Deepikaa Menon" w:date="2020-09-01T18:40:00Z">
        <w:r w:rsidR="00841721" w:rsidRPr="00D85EF5">
          <w:rPr>
            <w:lang w:val="en-US"/>
          </w:rPr>
          <w:t xml:space="preserve"> </w:t>
        </w:r>
        <w:proofErr w:type="spellStart"/>
        <w:r w:rsidR="00841721" w:rsidRPr="00D85EF5">
          <w:rPr>
            <w:lang w:val="en-US"/>
          </w:rPr>
          <w:t>Rvs</w:t>
        </w:r>
        <w:proofErr w:type="spellEnd"/>
        <w:r w:rsidR="00841721" w:rsidRPr="00D85EF5">
          <w:rPr>
            <w:lang w:val="en-US"/>
          </w:rPr>
          <w:t xml:space="preserve"> recruited to endocytic sites in the 4x</w:t>
        </w:r>
      </w:ins>
      <w:ins w:id="773" w:author="Deepikaa Menon" w:date="2020-09-22T21:42:00Z">
        <w:r w:rsidR="00B3781F">
          <w:rPr>
            <w:lang w:val="en-US"/>
          </w:rPr>
          <w:t>RVS</w:t>
        </w:r>
      </w:ins>
      <w:ins w:id="774" w:author="Deepikaa Menon" w:date="2020-09-01T18:40:00Z">
        <w:r w:rsidR="00841721" w:rsidRPr="00D85EF5">
          <w:rPr>
            <w:lang w:val="en-US"/>
          </w:rPr>
          <w:t xml:space="preserve"> case does not change the rate or total movement of Sla1, or of Rvs167 (Fig5</w:t>
        </w:r>
      </w:ins>
      <w:ins w:id="775" w:author="Deepikaa Menon" w:date="2020-09-22T21:42:00Z">
        <w:r w:rsidR="00994F95">
          <w:rPr>
            <w:lang w:val="en-US"/>
          </w:rPr>
          <w:t>B,C</w:t>
        </w:r>
      </w:ins>
      <w:ins w:id="776" w:author="Deepikaa Menon" w:date="2020-09-01T18:40:00Z">
        <w:r w:rsidR="00841721" w:rsidRPr="00D85EF5">
          <w:rPr>
            <w:lang w:val="en-US"/>
          </w:rPr>
          <w:t>)</w:t>
        </w:r>
      </w:ins>
      <w:ins w:id="777" w:author="Deepikaa Menon" w:date="2020-09-23T14:06:00Z">
        <w:r w:rsidR="00C62A5C">
          <w:rPr>
            <w:lang w:val="en-US"/>
          </w:rPr>
          <w:t xml:space="preserve"> compared to </w:t>
        </w:r>
        <w:r w:rsidR="00FC4310">
          <w:rPr>
            <w:lang w:val="en-US"/>
          </w:rPr>
          <w:t>the WT (2xRVS)</w:t>
        </w:r>
      </w:ins>
      <w:ins w:id="778" w:author="Deepikaa Menon" w:date="2020-09-01T18:40:00Z">
        <w:r w:rsidR="00841721" w:rsidRPr="00D85EF5">
          <w:rPr>
            <w:lang w:val="en-US"/>
          </w:rPr>
          <w:t>. In the case of 1x</w:t>
        </w:r>
      </w:ins>
      <w:ins w:id="779" w:author="Deepikaa Menon" w:date="2020-09-22T21:42:00Z">
        <w:r w:rsidR="004A4E54">
          <w:rPr>
            <w:lang w:val="en-US"/>
          </w:rPr>
          <w:t>RVS</w:t>
        </w:r>
      </w:ins>
      <w:ins w:id="780" w:author="Deepikaa Menon" w:date="2020-09-01T18:40:00Z">
        <w:r w:rsidR="00841721" w:rsidRPr="00D85EF5">
          <w:rPr>
            <w:lang w:val="en-US"/>
          </w:rPr>
          <w:t>, Sla1 movement is slightly reduced after 100nm (Fig5</w:t>
        </w:r>
      </w:ins>
      <w:ins w:id="781" w:author="Deepikaa Menon" w:date="2020-09-22T21:42:00Z">
        <w:r w:rsidR="007B510A">
          <w:rPr>
            <w:lang w:val="en-US"/>
          </w:rPr>
          <w:t>B</w:t>
        </w:r>
      </w:ins>
      <w:ins w:id="782" w:author="Deepikaa Menon" w:date="2020-09-01T18:40:00Z">
        <w:r w:rsidR="00841721" w:rsidRPr="00D85EF5">
          <w:rPr>
            <w:lang w:val="en-US"/>
          </w:rPr>
          <w:t xml:space="preserve">). Magnitude of Rvs167 inward movement </w:t>
        </w:r>
      </w:ins>
      <w:ins w:id="783" w:author="Deepikaa Menon" w:date="2020-09-23T14:07:00Z">
        <w:r w:rsidR="004F5C75">
          <w:rPr>
            <w:lang w:val="en-US"/>
          </w:rPr>
          <w:t>wa</w:t>
        </w:r>
      </w:ins>
      <w:ins w:id="784" w:author="Deepikaa Menon" w:date="2020-09-01T18:40:00Z">
        <w:r w:rsidR="00841721" w:rsidRPr="00D85EF5">
          <w:rPr>
            <w:lang w:val="en-US"/>
          </w:rPr>
          <w:t xml:space="preserve">s </w:t>
        </w:r>
      </w:ins>
      <w:ins w:id="785" w:author="Deepikaa Menon" w:date="2020-09-22T21:43:00Z">
        <w:r w:rsidR="00855560">
          <w:rPr>
            <w:lang w:val="en-US"/>
          </w:rPr>
          <w:t>similar in all three</w:t>
        </w:r>
      </w:ins>
      <w:ins w:id="786" w:author="Deepikaa Menon" w:date="2020-09-01T18:40:00Z">
        <w:r w:rsidR="00841721" w:rsidRPr="00D85EF5">
          <w:rPr>
            <w:lang w:val="en-US"/>
          </w:rPr>
          <w:t xml:space="preserve">, but the Rvs167-eGFP signal </w:t>
        </w:r>
      </w:ins>
      <w:ins w:id="787" w:author="Deepikaa Menon" w:date="2020-09-23T14:07:00Z">
        <w:r w:rsidR="009E4A0B">
          <w:rPr>
            <w:lang w:val="en-US"/>
          </w:rPr>
          <w:t>wa</w:t>
        </w:r>
      </w:ins>
      <w:ins w:id="788" w:author="Deepikaa Menon" w:date="2020-09-01T18:40:00Z">
        <w:r w:rsidR="00841721" w:rsidRPr="00D85EF5">
          <w:rPr>
            <w:lang w:val="en-US"/>
          </w:rPr>
          <w:t>s lost immediately after the inward movement in the 1x</w:t>
        </w:r>
      </w:ins>
      <w:ins w:id="789" w:author="Deepikaa Menon" w:date="2020-09-22T21:43:00Z">
        <w:r w:rsidR="004E0202">
          <w:rPr>
            <w:lang w:val="en-US"/>
          </w:rPr>
          <w:t>RVS</w:t>
        </w:r>
      </w:ins>
      <w:ins w:id="790" w:author="Deepikaa Menon" w:date="2020-09-01T18:40:00Z">
        <w:r w:rsidR="00841721" w:rsidRPr="00D85EF5">
          <w:rPr>
            <w:lang w:val="en-US"/>
          </w:rPr>
          <w:t xml:space="preserve"> case, unlike in the 4x</w:t>
        </w:r>
      </w:ins>
      <w:ins w:id="791" w:author="Deepikaa Menon" w:date="2020-09-22T21:43:00Z">
        <w:r w:rsidR="005C248E">
          <w:rPr>
            <w:lang w:val="en-US"/>
          </w:rPr>
          <w:t>RVS</w:t>
        </w:r>
      </w:ins>
      <w:ins w:id="792" w:author="Deepikaa Menon" w:date="2020-09-01T18:40:00Z">
        <w:r w:rsidR="00841721" w:rsidRPr="00D85EF5">
          <w:rPr>
            <w:lang w:val="en-US"/>
          </w:rPr>
          <w:t xml:space="preserve"> and 2x</w:t>
        </w:r>
      </w:ins>
      <w:ins w:id="793" w:author="Deepikaa Menon" w:date="2020-09-22T21:43:00Z">
        <w:r w:rsidR="005C248E">
          <w:rPr>
            <w:lang w:val="en-US"/>
          </w:rPr>
          <w:t>RVS</w:t>
        </w:r>
      </w:ins>
      <w:ins w:id="794" w:author="Deepikaa Menon" w:date="2020-09-01T18:40:00Z">
        <w:r w:rsidR="00841721" w:rsidRPr="00D85EF5">
          <w:rPr>
            <w:lang w:val="en-US"/>
          </w:rPr>
          <w:t xml:space="preserve"> cases</w:t>
        </w:r>
      </w:ins>
      <w:ins w:id="795" w:author="Deepikaa Menon" w:date="2020-09-04T15:14:00Z">
        <w:r w:rsidR="004444E7">
          <w:rPr>
            <w:lang w:val="en-US"/>
          </w:rPr>
          <w:t>, likely because fewer molecules are recruited</w:t>
        </w:r>
      </w:ins>
      <w:ins w:id="796" w:author="Deepikaa Menon" w:date="2020-09-04T15:18:00Z">
        <w:r w:rsidR="00B811AD">
          <w:rPr>
            <w:lang w:val="en-US"/>
          </w:rPr>
          <w:t xml:space="preserve"> (Fig.5</w:t>
        </w:r>
      </w:ins>
      <w:ins w:id="797" w:author="Deepikaa Menon" w:date="2020-09-22T21:43:00Z">
        <w:r w:rsidR="004250CB">
          <w:rPr>
            <w:lang w:val="en-US"/>
          </w:rPr>
          <w:t>A</w:t>
        </w:r>
      </w:ins>
      <w:ins w:id="798" w:author="Deepikaa Menon" w:date="2020-09-04T15:18:00Z">
        <w:r w:rsidR="00B811AD">
          <w:rPr>
            <w:lang w:val="en-US"/>
          </w:rPr>
          <w:t>)</w:t>
        </w:r>
      </w:ins>
      <w:ins w:id="799" w:author="Deepikaa Menon" w:date="2020-09-01T18:40:00Z">
        <w:r w:rsidR="00841721" w:rsidRPr="00D85EF5">
          <w:rPr>
            <w:lang w:val="en-US"/>
          </w:rPr>
          <w:t>.</w:t>
        </w:r>
      </w:ins>
      <w:ins w:id="800" w:author="Deepikaa Menon" w:date="2020-09-04T15:21:00Z">
        <w:r w:rsidR="00793AF5">
          <w:rPr>
            <w:lang w:val="en-US"/>
          </w:rPr>
          <w:t xml:space="preserve"> Unlike in the </w:t>
        </w:r>
      </w:ins>
      <w:ins w:id="801" w:author="Deepikaa Menon" w:date="2020-09-22T21:05:00Z">
        <w:r w:rsidR="00040D08">
          <w:rPr>
            <w:i/>
            <w:iCs/>
            <w:lang w:val="en-US"/>
          </w:rPr>
          <w:t>r</w:t>
        </w:r>
      </w:ins>
      <w:ins w:id="802" w:author="Deepikaa Menon" w:date="2020-09-04T15:21:00Z">
        <w:r w:rsidR="00793AF5" w:rsidRPr="0084107E">
          <w:rPr>
            <w:i/>
            <w:iCs/>
            <w:lang w:val="en-US"/>
          </w:rPr>
          <w:t>vs167</w:t>
        </w:r>
        <w:r w:rsidR="00793AF5" w:rsidRPr="0084107E">
          <w:rPr>
            <w:i/>
            <w:iCs/>
            <w:lang w:val="en-US"/>
          </w:rPr>
          <w:sym w:font="Symbol" w:char="F044"/>
        </w:r>
        <w:r w:rsidR="00793AF5" w:rsidRPr="0084107E">
          <w:rPr>
            <w:i/>
            <w:iCs/>
            <w:lang w:val="en-US"/>
          </w:rPr>
          <w:t>sh3</w:t>
        </w:r>
        <w:r w:rsidR="00793AF5">
          <w:rPr>
            <w:i/>
            <w:iCs/>
            <w:lang w:val="en-US"/>
          </w:rPr>
          <w:t xml:space="preserve"> </w:t>
        </w:r>
        <w:r w:rsidR="00793AF5">
          <w:rPr>
            <w:lang w:val="en-US"/>
          </w:rPr>
          <w:t xml:space="preserve">case, </w:t>
        </w:r>
        <w:commentRangeStart w:id="803"/>
        <w:r w:rsidR="00793AF5">
          <w:rPr>
            <w:lang w:val="en-US"/>
          </w:rPr>
          <w:t xml:space="preserve">Abp1 and Rvs167 peaks </w:t>
        </w:r>
      </w:ins>
      <w:ins w:id="804" w:author="Deepikaa Menon" w:date="2020-09-23T14:07:00Z">
        <w:r w:rsidR="00E173E2">
          <w:rPr>
            <w:lang w:val="en-US"/>
          </w:rPr>
          <w:t>were</w:t>
        </w:r>
      </w:ins>
      <w:ins w:id="805" w:author="Deepikaa Menon" w:date="2020-09-04T15:21:00Z">
        <w:r w:rsidR="00793AF5">
          <w:rPr>
            <w:lang w:val="en-US"/>
          </w:rPr>
          <w:t xml:space="preserve"> concomitant </w:t>
        </w:r>
      </w:ins>
      <w:ins w:id="806" w:author="Deepikaa Menon" w:date="2020-09-23T14:07:00Z">
        <w:r w:rsidR="002B3C71">
          <w:rPr>
            <w:lang w:val="en-US"/>
          </w:rPr>
          <w:t>in</w:t>
        </w:r>
      </w:ins>
      <w:ins w:id="807" w:author="Deepikaa Menon" w:date="2020-09-04T15:21:00Z">
        <w:r w:rsidR="00793AF5">
          <w:rPr>
            <w:lang w:val="en-US"/>
          </w:rPr>
          <w:t xml:space="preserve"> all three strains</w:t>
        </w:r>
      </w:ins>
      <w:commentRangeEnd w:id="803"/>
      <w:ins w:id="808" w:author="Deepikaa Menon" w:date="2020-09-22T21:43:00Z">
        <w:r w:rsidR="00A75724">
          <w:rPr>
            <w:rStyle w:val="CommentReference"/>
          </w:rPr>
          <w:commentReference w:id="803"/>
        </w:r>
      </w:ins>
      <w:ins w:id="809" w:author="Deepikaa Menon" w:date="2020-09-04T15:21:00Z">
        <w:r w:rsidR="00793AF5">
          <w:rPr>
            <w:lang w:val="en-US"/>
          </w:rPr>
          <w:t xml:space="preserve">, with similar amounts of Abp1 recruited irrespective of </w:t>
        </w:r>
        <w:proofErr w:type="spellStart"/>
        <w:r w:rsidR="00793AF5">
          <w:rPr>
            <w:lang w:val="en-US"/>
          </w:rPr>
          <w:t>Rvs</w:t>
        </w:r>
      </w:ins>
      <w:proofErr w:type="spellEnd"/>
      <w:ins w:id="810" w:author="Deepikaa Menon" w:date="2020-09-04T15:22:00Z">
        <w:r w:rsidR="00793AF5">
          <w:rPr>
            <w:lang w:val="en-US"/>
          </w:rPr>
          <w:t xml:space="preserve"> </w:t>
        </w:r>
      </w:ins>
      <w:ins w:id="811" w:author="Deepikaa Menon" w:date="2020-09-22T21:44:00Z">
        <w:r w:rsidR="00BE4ADB">
          <w:rPr>
            <w:lang w:val="en-US"/>
          </w:rPr>
          <w:t>gene copies</w:t>
        </w:r>
        <w:r w:rsidR="001505F6">
          <w:rPr>
            <w:lang w:val="en-US"/>
          </w:rPr>
          <w:t xml:space="preserve"> (Fig5D)</w:t>
        </w:r>
      </w:ins>
      <w:ins w:id="812" w:author="Deepikaa Menon" w:date="2020-09-04T15:22:00Z">
        <w:r w:rsidR="00793AF5">
          <w:rPr>
            <w:lang w:val="en-US"/>
          </w:rPr>
          <w:t>. Th</w:t>
        </w:r>
      </w:ins>
      <w:ins w:id="813" w:author="Deepikaa Menon" w:date="2020-09-22T21:44:00Z">
        <w:r w:rsidR="00EB4969">
          <w:rPr>
            <w:lang w:val="en-US"/>
          </w:rPr>
          <w:t>us</w:t>
        </w:r>
      </w:ins>
      <w:ins w:id="814" w:author="Deepikaa Menon" w:date="2020-09-04T15:22:00Z">
        <w:r w:rsidR="00793AF5">
          <w:rPr>
            <w:lang w:val="en-US"/>
          </w:rPr>
          <w:t xml:space="preserve"> </w:t>
        </w:r>
      </w:ins>
      <w:ins w:id="815" w:author="Deepikaa Menon" w:date="2020-09-23T14:08:00Z">
        <w:r w:rsidR="004439FF">
          <w:rPr>
            <w:lang w:val="en-US"/>
          </w:rPr>
          <w:t>wa</w:t>
        </w:r>
      </w:ins>
      <w:ins w:id="816" w:author="Deepikaa Menon" w:date="2020-09-04T15:22:00Z">
        <w:r w:rsidR="00793AF5">
          <w:rPr>
            <w:lang w:val="en-US"/>
          </w:rPr>
          <w:t xml:space="preserve">s there no </w:t>
        </w:r>
        <w:r w:rsidR="00CD6EC2">
          <w:rPr>
            <w:lang w:val="en-US"/>
          </w:rPr>
          <w:t>apparent</w:t>
        </w:r>
        <w:r w:rsidR="00793AF5">
          <w:rPr>
            <w:lang w:val="en-US"/>
          </w:rPr>
          <w:t xml:space="preserve"> disruption of the </w:t>
        </w:r>
        <w:proofErr w:type="spellStart"/>
        <w:r w:rsidR="00793AF5">
          <w:rPr>
            <w:lang w:val="en-US"/>
          </w:rPr>
          <w:t>actin</w:t>
        </w:r>
        <w:proofErr w:type="spellEnd"/>
        <w:r w:rsidR="00793AF5">
          <w:rPr>
            <w:lang w:val="en-US"/>
          </w:rPr>
          <w:t xml:space="preserve"> network</w:t>
        </w:r>
        <w:r w:rsidR="00D933DC">
          <w:rPr>
            <w:lang w:val="en-US"/>
          </w:rPr>
          <w:t xml:space="preserve">, or of </w:t>
        </w:r>
      </w:ins>
      <w:ins w:id="817" w:author="Deepikaa Menon" w:date="2020-09-04T15:23:00Z">
        <w:r w:rsidR="00A6562B">
          <w:rPr>
            <w:lang w:val="en-US"/>
          </w:rPr>
          <w:t>the coupling between scission and actin network disassembly</w:t>
        </w:r>
      </w:ins>
      <w:ins w:id="818" w:author="Deepikaa Menon" w:date="2020-09-04T15:22:00Z">
        <w:r w:rsidR="00793AF5">
          <w:rPr>
            <w:lang w:val="en-US"/>
          </w:rPr>
          <w:t xml:space="preserve">. </w:t>
        </w:r>
      </w:ins>
      <w:ins w:id="819" w:author="Deepikaa Menon" w:date="2020-09-23T14:08:00Z">
        <w:r w:rsidR="00B07931">
          <w:rPr>
            <w:lang w:val="en-US"/>
          </w:rPr>
          <w:t>A</w:t>
        </w:r>
      </w:ins>
      <w:ins w:id="820" w:author="Deepikaa Menon" w:date="2020-09-04T15:49:00Z">
        <w:r w:rsidR="00D54BA8">
          <w:rPr>
            <w:lang w:val="en-US"/>
          </w:rPr>
          <w:t xml:space="preserve">dding more </w:t>
        </w:r>
        <w:proofErr w:type="spellStart"/>
        <w:r w:rsidR="00D54BA8">
          <w:rPr>
            <w:lang w:val="en-US"/>
          </w:rPr>
          <w:t>Rvs</w:t>
        </w:r>
        <w:proofErr w:type="spellEnd"/>
        <w:r w:rsidR="00D54BA8">
          <w:rPr>
            <w:lang w:val="en-US"/>
          </w:rPr>
          <w:t xml:space="preserve"> than in the WT </w:t>
        </w:r>
      </w:ins>
      <w:ins w:id="821" w:author="Deepikaa Menon" w:date="2020-09-23T14:09:00Z">
        <w:r w:rsidR="005C462C">
          <w:rPr>
            <w:lang w:val="en-US"/>
          </w:rPr>
          <w:t xml:space="preserve">diploid </w:t>
        </w:r>
      </w:ins>
      <w:ins w:id="822" w:author="Deepikaa Menon" w:date="2020-09-04T15:49:00Z">
        <w:r w:rsidR="00D54BA8">
          <w:rPr>
            <w:lang w:val="en-US"/>
          </w:rPr>
          <w:t xml:space="preserve">case </w:t>
        </w:r>
      </w:ins>
      <w:ins w:id="823" w:author="Deepikaa Menon" w:date="2020-09-23T14:08:00Z">
        <w:r w:rsidR="00B07931">
          <w:rPr>
            <w:lang w:val="en-US"/>
          </w:rPr>
          <w:t xml:space="preserve">did not </w:t>
        </w:r>
      </w:ins>
      <w:ins w:id="824" w:author="Deepikaa Menon" w:date="2020-09-04T15:49:00Z">
        <w:r w:rsidR="00D54BA8">
          <w:rPr>
            <w:lang w:val="en-US"/>
          </w:rPr>
          <w:t>le</w:t>
        </w:r>
      </w:ins>
      <w:ins w:id="825" w:author="Deepikaa Menon" w:date="2020-09-23T14:08:00Z">
        <w:r w:rsidR="005A21E0">
          <w:rPr>
            <w:lang w:val="en-US"/>
          </w:rPr>
          <w:t>a</w:t>
        </w:r>
      </w:ins>
      <w:ins w:id="826" w:author="Deepikaa Menon" w:date="2020-09-04T15:49:00Z">
        <w:r w:rsidR="00D54BA8">
          <w:rPr>
            <w:lang w:val="en-US"/>
          </w:rPr>
          <w:t>d to differences in Sla1 movement, although reducing the amo</w:t>
        </w:r>
      </w:ins>
      <w:ins w:id="827" w:author="Deepikaa Menon" w:date="2020-09-04T15:50:00Z">
        <w:r w:rsidR="00D54BA8">
          <w:rPr>
            <w:lang w:val="en-US"/>
          </w:rPr>
          <w:t>u</w:t>
        </w:r>
      </w:ins>
      <w:ins w:id="828" w:author="Deepikaa Menon" w:date="2020-09-04T15:49:00Z">
        <w:r w:rsidR="00D54BA8">
          <w:rPr>
            <w:lang w:val="en-US"/>
          </w:rPr>
          <w:t xml:space="preserve">nt of </w:t>
        </w:r>
        <w:proofErr w:type="spellStart"/>
        <w:r w:rsidR="00D54BA8">
          <w:rPr>
            <w:lang w:val="en-US"/>
          </w:rPr>
          <w:t>Rvs</w:t>
        </w:r>
      </w:ins>
      <w:proofErr w:type="spellEnd"/>
      <w:ins w:id="829" w:author="Deepikaa Menon" w:date="2020-09-04T16:34:00Z">
        <w:r w:rsidR="003B36D7">
          <w:rPr>
            <w:lang w:val="en-US"/>
          </w:rPr>
          <w:t>-</w:t>
        </w:r>
      </w:ins>
      <w:ins w:id="830" w:author="Deepikaa Menon" w:date="2020-09-04T16:46:00Z">
        <w:r w:rsidR="003046C5">
          <w:rPr>
            <w:lang w:val="en-US"/>
          </w:rPr>
          <w:t xml:space="preserve"> </w:t>
        </w:r>
      </w:ins>
      <w:ins w:id="831" w:author="Deepikaa Menon" w:date="2020-09-04T15:49:00Z">
        <w:r w:rsidR="00D54BA8">
          <w:rPr>
            <w:lang w:val="en-US"/>
          </w:rPr>
          <w:t>as in the 1x</w:t>
        </w:r>
      </w:ins>
      <w:ins w:id="832" w:author="Deepikaa Menon" w:date="2020-09-22T21:44:00Z">
        <w:r w:rsidR="003A15C4">
          <w:rPr>
            <w:lang w:val="en-US"/>
          </w:rPr>
          <w:t>RVS</w:t>
        </w:r>
      </w:ins>
      <w:ins w:id="833" w:author="Deepikaa Menon" w:date="2020-09-04T15:49:00Z">
        <w:r w:rsidR="00D54BA8">
          <w:rPr>
            <w:lang w:val="en-US"/>
          </w:rPr>
          <w:t xml:space="preserve"> case</w:t>
        </w:r>
      </w:ins>
      <w:ins w:id="834" w:author="Deepikaa Menon" w:date="2020-09-04T16:34:00Z">
        <w:r w:rsidR="003B36D7">
          <w:rPr>
            <w:lang w:val="en-US"/>
          </w:rPr>
          <w:t>-</w:t>
        </w:r>
      </w:ins>
      <w:ins w:id="835" w:author="Deepikaa Menon" w:date="2020-09-04T15:49:00Z">
        <w:r w:rsidR="00D54BA8">
          <w:rPr>
            <w:lang w:val="en-US"/>
          </w:rPr>
          <w:t xml:space="preserve"> </w:t>
        </w:r>
      </w:ins>
      <w:ins w:id="836" w:author="Deepikaa Menon" w:date="2020-09-04T15:50:00Z">
        <w:r w:rsidR="00D54BA8">
          <w:rPr>
            <w:lang w:val="en-US"/>
          </w:rPr>
          <w:t>marginally decreased movement</w:t>
        </w:r>
      </w:ins>
      <w:ins w:id="837" w:author="Deepikaa Menon" w:date="2020-09-04T16:58:00Z">
        <w:r w:rsidR="00916135">
          <w:rPr>
            <w:lang w:val="en-US"/>
          </w:rPr>
          <w:t xml:space="preserve">. </w:t>
        </w:r>
      </w:ins>
    </w:p>
    <w:p w14:paraId="7F7FD643" w14:textId="77777777" w:rsidR="000C1C95" w:rsidRDefault="000C1C95" w:rsidP="00136A77">
      <w:pPr>
        <w:rPr>
          <w:ins w:id="838" w:author="Deepikaa Menon" w:date="2020-09-04T19:05:00Z"/>
          <w:lang w:val="en-US"/>
        </w:rPr>
      </w:pPr>
    </w:p>
    <w:p w14:paraId="2BCF5E16" w14:textId="64689DD4" w:rsidR="00AA2570" w:rsidRPr="00AA2570" w:rsidRDefault="00916135" w:rsidP="00AA2570">
      <w:pPr>
        <w:rPr>
          <w:ins w:id="839" w:author="Deepikaa Menon" w:date="2020-09-04T19:29:00Z"/>
          <w:sz w:val="20"/>
          <w:szCs w:val="20"/>
          <w:lang w:val="en-US"/>
        </w:rPr>
      </w:pPr>
      <w:ins w:id="840" w:author="Deepikaa Menon" w:date="2020-09-04T16:58:00Z">
        <w:r>
          <w:rPr>
            <w:lang w:val="en-US"/>
          </w:rPr>
          <w:t>I</w:t>
        </w:r>
      </w:ins>
      <w:ins w:id="841" w:author="Deepikaa Menon" w:date="2020-09-04T16:59:00Z">
        <w:r>
          <w:rPr>
            <w:lang w:val="en-US"/>
          </w:rPr>
          <w:t>n</w:t>
        </w:r>
      </w:ins>
      <w:ins w:id="842" w:author="Deepikaa Menon" w:date="2020-09-04T15:58:00Z">
        <w:r w:rsidR="008C403C">
          <w:rPr>
            <w:lang w:val="en-US"/>
          </w:rPr>
          <w:t xml:space="preserve"> haploid</w:t>
        </w:r>
      </w:ins>
      <w:ins w:id="843" w:author="Deepikaa Menon" w:date="2020-09-22T21:46:00Z">
        <w:r w:rsidR="00D9345C">
          <w:rPr>
            <w:lang w:val="en-US"/>
          </w:rPr>
          <w:t xml:space="preserve"> cells</w:t>
        </w:r>
      </w:ins>
      <w:ins w:id="844" w:author="Deepikaa Menon" w:date="2020-09-04T15:58:00Z">
        <w:r w:rsidR="008C403C">
          <w:rPr>
            <w:lang w:val="en-US"/>
          </w:rPr>
          <w:t xml:space="preserve">, </w:t>
        </w:r>
      </w:ins>
      <w:ins w:id="845" w:author="Deepikaa Menon" w:date="2020-09-04T16:59:00Z">
        <w:r>
          <w:rPr>
            <w:lang w:val="en-US"/>
          </w:rPr>
          <w:t>we</w:t>
        </w:r>
      </w:ins>
      <w:ins w:id="846" w:author="Deepikaa Menon" w:date="2020-09-04T15:58:00Z">
        <w:r w:rsidR="008C403C">
          <w:rPr>
            <w:lang w:val="en-US"/>
          </w:rPr>
          <w:t xml:space="preserve"> duplicated the</w:t>
        </w:r>
      </w:ins>
      <w:ins w:id="847" w:author="Deepikaa Menon" w:date="2020-09-04T17:18:00Z">
        <w:r w:rsidR="002942A1">
          <w:rPr>
            <w:lang w:val="en-US"/>
          </w:rPr>
          <w:t xml:space="preserve"> full-length Rvs</w:t>
        </w:r>
        <w:r w:rsidR="00CE0B00">
          <w:rPr>
            <w:lang w:val="en-US"/>
          </w:rPr>
          <w:t>167</w:t>
        </w:r>
        <w:r w:rsidR="002942A1">
          <w:rPr>
            <w:lang w:val="en-US"/>
          </w:rPr>
          <w:t xml:space="preserve"> gene</w:t>
        </w:r>
      </w:ins>
      <w:ins w:id="848" w:author="Deepikaa Menon" w:date="2020-09-04T19:10:00Z">
        <w:r w:rsidR="006B2661">
          <w:rPr>
            <w:lang w:val="en-US"/>
          </w:rPr>
          <w:t>,</w:t>
        </w:r>
      </w:ins>
      <w:ins w:id="849" w:author="Deepikaa Menon" w:date="2020-09-04T17:18:00Z">
        <w:r w:rsidR="002942A1">
          <w:rPr>
            <w:lang w:val="en-US"/>
          </w:rPr>
          <w:t xml:space="preserve"> as well as</w:t>
        </w:r>
      </w:ins>
      <w:ins w:id="850" w:author="Deepikaa Menon" w:date="2020-09-04T15:58:00Z">
        <w:r w:rsidR="008C403C">
          <w:rPr>
            <w:lang w:val="en-US"/>
          </w:rPr>
          <w:t xml:space="preserve"> </w:t>
        </w:r>
      </w:ins>
      <w:ins w:id="851" w:author="Deepikaa Menon" w:date="2020-09-22T21:05:00Z">
        <w:r w:rsidR="003D6C8A">
          <w:rPr>
            <w:i/>
            <w:iCs/>
            <w:lang w:val="en-US"/>
          </w:rPr>
          <w:t>r</w:t>
        </w:r>
      </w:ins>
      <w:ins w:id="852" w:author="Deepikaa Menon" w:date="2020-09-04T15:58:00Z">
        <w:r w:rsidR="008C403C" w:rsidRPr="0084107E">
          <w:rPr>
            <w:i/>
            <w:iCs/>
            <w:lang w:val="en-US"/>
          </w:rPr>
          <w:t>vs167</w:t>
        </w:r>
        <w:r w:rsidR="008C403C" w:rsidRPr="0084107E">
          <w:rPr>
            <w:i/>
            <w:iCs/>
            <w:lang w:val="en-US"/>
          </w:rPr>
          <w:sym w:font="Symbol" w:char="F044"/>
        </w:r>
        <w:r w:rsidR="008C403C" w:rsidRPr="0084107E">
          <w:rPr>
            <w:i/>
            <w:iCs/>
            <w:lang w:val="en-US"/>
          </w:rPr>
          <w:t>sh3</w:t>
        </w:r>
        <w:r w:rsidR="008C403C">
          <w:rPr>
            <w:i/>
            <w:iCs/>
            <w:lang w:val="en-US"/>
          </w:rPr>
          <w:t xml:space="preserve"> </w:t>
        </w:r>
        <w:r w:rsidR="008C403C">
          <w:rPr>
            <w:lang w:val="en-US"/>
          </w:rPr>
          <w:t>gene</w:t>
        </w:r>
      </w:ins>
      <w:ins w:id="853" w:author="Deepikaa Menon" w:date="2020-09-22T21:49:00Z">
        <w:r w:rsidR="005A3065">
          <w:rPr>
            <w:lang w:val="en-US"/>
          </w:rPr>
          <w:t xml:space="preserve"> (Fig5E</w:t>
        </w:r>
      </w:ins>
      <w:ins w:id="854" w:author="Deepikaa Menon" w:date="2020-09-22T21:50:00Z">
        <w:r w:rsidR="005A3065">
          <w:rPr>
            <w:lang w:val="en-US"/>
          </w:rPr>
          <w:t>-H)</w:t>
        </w:r>
        <w:r w:rsidR="00BB5877">
          <w:rPr>
            <w:lang w:val="en-US"/>
          </w:rPr>
          <w:t>. We thus</w:t>
        </w:r>
      </w:ins>
      <w:ins w:id="855" w:author="Deepikaa Menon" w:date="2020-09-04T16:59:00Z">
        <w:r>
          <w:rPr>
            <w:lang w:val="en-US"/>
          </w:rPr>
          <w:t xml:space="preserve"> </w:t>
        </w:r>
      </w:ins>
      <w:ins w:id="856" w:author="Deepikaa Menon" w:date="2020-09-04T19:13:00Z">
        <w:r w:rsidR="001D18CE">
          <w:rPr>
            <w:lang w:val="en-US"/>
          </w:rPr>
          <w:t>produc</w:t>
        </w:r>
      </w:ins>
      <w:ins w:id="857" w:author="Deepikaa Menon" w:date="2020-09-22T21:50:00Z">
        <w:r w:rsidR="00BB5877">
          <w:rPr>
            <w:lang w:val="en-US"/>
          </w:rPr>
          <w:t>ed</w:t>
        </w:r>
      </w:ins>
      <w:ins w:id="858" w:author="Deepikaa Menon" w:date="2020-09-04T19:13:00Z">
        <w:r w:rsidR="001D18CE">
          <w:rPr>
            <w:lang w:val="en-US"/>
          </w:rPr>
          <w:t xml:space="preserve"> strains with 2x copies of the </w:t>
        </w:r>
        <w:proofErr w:type="spellStart"/>
        <w:r w:rsidR="001D18CE">
          <w:rPr>
            <w:lang w:val="en-US"/>
          </w:rPr>
          <w:t>Rvs</w:t>
        </w:r>
        <w:proofErr w:type="spellEnd"/>
        <w:r w:rsidR="001D18CE">
          <w:rPr>
            <w:lang w:val="en-US"/>
          </w:rPr>
          <w:t xml:space="preserve"> genes (2x</w:t>
        </w:r>
      </w:ins>
      <w:ins w:id="859" w:author="Deepikaa Menon" w:date="2020-09-04T19:24:00Z">
        <w:r w:rsidR="00F35E59">
          <w:rPr>
            <w:lang w:val="en-US"/>
          </w:rPr>
          <w:t>R</w:t>
        </w:r>
      </w:ins>
      <w:ins w:id="860" w:author="Deepikaa Menon" w:date="2020-09-22T21:45:00Z">
        <w:r w:rsidR="00A56A5D">
          <w:rPr>
            <w:lang w:val="en-US"/>
          </w:rPr>
          <w:t>VS</w:t>
        </w:r>
      </w:ins>
      <w:ins w:id="861" w:author="Deepikaa Menon" w:date="2020-09-04T19:13:00Z">
        <w:r w:rsidR="001D18CE">
          <w:rPr>
            <w:lang w:val="en-US"/>
          </w:rPr>
          <w:t>), 1x copy</w:t>
        </w:r>
      </w:ins>
      <w:ins w:id="862" w:author="Deepikaa Menon" w:date="2020-09-04T19:14:00Z">
        <w:r w:rsidR="001D18CE">
          <w:rPr>
            <w:lang w:val="en-US"/>
          </w:rPr>
          <w:t xml:space="preserve"> of each</w:t>
        </w:r>
      </w:ins>
      <w:ins w:id="863" w:author="Deepikaa Menon" w:date="2020-09-04T19:13:00Z">
        <w:r w:rsidR="001D18CE">
          <w:rPr>
            <w:lang w:val="en-US"/>
          </w:rPr>
          <w:t xml:space="preserve"> (WT haploid</w:t>
        </w:r>
      </w:ins>
      <w:ins w:id="864" w:author="Deepikaa Menon" w:date="2020-09-04T19:24:00Z">
        <w:r w:rsidR="00F35E59">
          <w:rPr>
            <w:lang w:val="en-US"/>
          </w:rPr>
          <w:t>, 1xR</w:t>
        </w:r>
      </w:ins>
      <w:ins w:id="865" w:author="Deepikaa Menon" w:date="2020-09-22T21:45:00Z">
        <w:r w:rsidR="00A56A5D">
          <w:rPr>
            <w:lang w:val="en-US"/>
          </w:rPr>
          <w:t>VS</w:t>
        </w:r>
      </w:ins>
      <w:ins w:id="866" w:author="Deepikaa Menon" w:date="2020-09-04T19:13:00Z">
        <w:r w:rsidR="001D18CE">
          <w:rPr>
            <w:lang w:val="en-US"/>
          </w:rPr>
          <w:t xml:space="preserve">), </w:t>
        </w:r>
      </w:ins>
      <w:ins w:id="867" w:author="Deepikaa Menon" w:date="2020-09-04T19:14:00Z">
        <w:r w:rsidR="001D18CE">
          <w:rPr>
            <w:lang w:val="en-US"/>
          </w:rPr>
          <w:t>2x copies of</w:t>
        </w:r>
      </w:ins>
      <w:ins w:id="868" w:author="Deepikaa Menon" w:date="2020-09-04T19:20:00Z">
        <w:r w:rsidR="00143840">
          <w:rPr>
            <w:lang w:val="en-US"/>
          </w:rPr>
          <w:t xml:space="preserve"> the </w:t>
        </w:r>
      </w:ins>
      <w:proofErr w:type="spellStart"/>
      <w:ins w:id="869" w:author="Deepikaa Menon" w:date="2020-09-22T21:05:00Z">
        <w:r w:rsidR="00F2357F" w:rsidRPr="005E1AF3">
          <w:rPr>
            <w:lang w:val="en-US"/>
          </w:rPr>
          <w:t>textit</w:t>
        </w:r>
        <w:proofErr w:type="spellEnd"/>
        <w:r w:rsidR="00F2357F" w:rsidRPr="005E1AF3">
          <w:rPr>
            <w:lang w:val="en-US"/>
          </w:rPr>
          <w:t>{</w:t>
        </w:r>
      </w:ins>
      <w:ins w:id="870" w:author="Deepikaa Menon" w:date="2020-09-22T21:06:00Z">
        <w:r w:rsidR="00DB463D">
          <w:rPr>
            <w:lang w:val="en-US"/>
          </w:rPr>
          <w:t>rvs167</w:t>
        </w:r>
      </w:ins>
      <w:ins w:id="871" w:author="Deepikaa Menon" w:date="2020-09-22T21:05:00Z">
        <w:r w:rsidR="00F2357F" w:rsidRPr="005E1AF3">
          <w:rPr>
            <w:lang w:val="en-US"/>
          </w:rPr>
          <w:t>$\Delta</w:t>
        </w:r>
        <w:r w:rsidR="00F2357F">
          <w:rPr>
            <w:lang w:val="en-US"/>
          </w:rPr>
          <w:t>SH3</w:t>
        </w:r>
        <w:r w:rsidR="00F2357F" w:rsidRPr="005E1AF3">
          <w:rPr>
            <w:lang w:val="en-US"/>
          </w:rPr>
          <w:t>$}</w:t>
        </w:r>
        <w:r w:rsidR="00F2357F">
          <w:rPr>
            <w:lang w:val="en-US"/>
          </w:rPr>
          <w:t xml:space="preserve"> </w:t>
        </w:r>
      </w:ins>
      <w:ins w:id="872" w:author="Deepikaa Menon" w:date="2020-09-22T21:47:00Z">
        <w:r w:rsidR="002B62B6">
          <w:rPr>
            <w:lang w:val="en-US"/>
          </w:rPr>
          <w:t xml:space="preserve">gene </w:t>
        </w:r>
      </w:ins>
      <w:ins w:id="873" w:author="Deepikaa Menon" w:date="2020-09-04T19:14:00Z">
        <w:r w:rsidR="001D18CE">
          <w:rPr>
            <w:lang w:val="en-US"/>
          </w:rPr>
          <w:t>(2xBAR), or 1 copy of</w:t>
        </w:r>
      </w:ins>
      <w:ins w:id="874" w:author="Deepikaa Menon" w:date="2020-09-04T19:20:00Z">
        <w:r w:rsidR="00143840">
          <w:rPr>
            <w:lang w:val="en-US"/>
          </w:rPr>
          <w:t xml:space="preserve"> </w:t>
        </w:r>
      </w:ins>
      <w:proofErr w:type="spellStart"/>
      <w:ins w:id="875" w:author="Deepikaa Menon" w:date="2020-09-22T21:06:00Z">
        <w:r w:rsidR="005D39FF" w:rsidRPr="005E1AF3">
          <w:rPr>
            <w:lang w:val="en-US"/>
          </w:rPr>
          <w:t>textit</w:t>
        </w:r>
        <w:proofErr w:type="spellEnd"/>
        <w:r w:rsidR="005D39FF" w:rsidRPr="005E1AF3">
          <w:rPr>
            <w:lang w:val="en-US"/>
          </w:rPr>
          <w:t>{</w:t>
        </w:r>
        <w:r w:rsidR="005D39FF">
          <w:rPr>
            <w:lang w:val="en-US"/>
          </w:rPr>
          <w:t>rvs167</w:t>
        </w:r>
        <w:r w:rsidR="005D39FF" w:rsidRPr="005E1AF3">
          <w:rPr>
            <w:lang w:val="en-US"/>
          </w:rPr>
          <w:t>$\Delta</w:t>
        </w:r>
        <w:r w:rsidR="005D39FF">
          <w:rPr>
            <w:lang w:val="en-US"/>
          </w:rPr>
          <w:t>SH3</w:t>
        </w:r>
        <w:r w:rsidR="005D39FF" w:rsidRPr="005E1AF3">
          <w:rPr>
            <w:lang w:val="en-US"/>
          </w:rPr>
          <w:t>$}</w:t>
        </w:r>
        <w:r w:rsidR="005D39FF">
          <w:rPr>
            <w:lang w:val="en-US"/>
          </w:rPr>
          <w:t xml:space="preserve"> </w:t>
        </w:r>
      </w:ins>
      <w:ins w:id="876" w:author="Deepikaa Menon" w:date="2020-09-22T21:47:00Z">
        <w:r w:rsidR="00964300">
          <w:rPr>
            <w:lang w:val="en-US"/>
          </w:rPr>
          <w:t>gene</w:t>
        </w:r>
      </w:ins>
      <w:ins w:id="877" w:author="Deepikaa Menon" w:date="2020-09-04T19:20:00Z">
        <w:r w:rsidR="00143840">
          <w:rPr>
            <w:lang w:val="en-US"/>
          </w:rPr>
          <w:t xml:space="preserve"> </w:t>
        </w:r>
      </w:ins>
      <w:ins w:id="878" w:author="Deepikaa Menon" w:date="2020-09-04T19:14:00Z">
        <w:r w:rsidR="001D18CE">
          <w:rPr>
            <w:lang w:val="en-US"/>
          </w:rPr>
          <w:t xml:space="preserve">(1xBAR). </w:t>
        </w:r>
      </w:ins>
      <w:ins w:id="879" w:author="Deepikaa Menon" w:date="2020-09-23T14:10:00Z">
        <w:r w:rsidR="006E64DF">
          <w:rPr>
            <w:lang w:val="en-US"/>
          </w:rPr>
          <w:t>Amount</w:t>
        </w:r>
      </w:ins>
      <w:ins w:id="880" w:author="Deepikaa Menon" w:date="2020-09-22T21:50:00Z">
        <w:r w:rsidR="00A13D3E">
          <w:rPr>
            <w:lang w:val="en-US"/>
          </w:rPr>
          <w:t xml:space="preserve"> of </w:t>
        </w:r>
        <w:r w:rsidR="0040225A">
          <w:rPr>
            <w:lang w:val="en-US"/>
          </w:rPr>
          <w:t xml:space="preserve">WT and mutant Rvs167 </w:t>
        </w:r>
        <w:r w:rsidR="00A13D3E">
          <w:rPr>
            <w:lang w:val="en-US"/>
          </w:rPr>
          <w:t>molecules recruite</w:t>
        </w:r>
      </w:ins>
      <w:ins w:id="881" w:author="Deepikaa Menon" w:date="2020-09-22T21:51:00Z">
        <w:r w:rsidR="00A13D3E">
          <w:rPr>
            <w:lang w:val="en-US"/>
          </w:rPr>
          <w:t>d at</w:t>
        </w:r>
      </w:ins>
      <w:ins w:id="882" w:author="Deepikaa Menon" w:date="2020-09-04T15:59:00Z">
        <w:r w:rsidR="00505B74">
          <w:rPr>
            <w:lang w:val="en-US"/>
          </w:rPr>
          <w:t xml:space="preserve"> endocytic sites</w:t>
        </w:r>
      </w:ins>
      <w:ins w:id="883" w:author="Deepikaa Menon" w:date="2020-09-04T16:46:00Z">
        <w:r w:rsidR="006530F4">
          <w:rPr>
            <w:lang w:val="en-US"/>
          </w:rPr>
          <w:t xml:space="preserve"> var</w:t>
        </w:r>
      </w:ins>
      <w:ins w:id="884" w:author="Deepikaa Menon" w:date="2020-09-04T19:15:00Z">
        <w:r w:rsidR="008541E4">
          <w:rPr>
            <w:lang w:val="en-US"/>
          </w:rPr>
          <w:t>ied in these strains</w:t>
        </w:r>
      </w:ins>
      <w:ins w:id="885" w:author="Deepikaa Menon" w:date="2020-09-04T16:46:00Z">
        <w:r w:rsidR="006530F4">
          <w:rPr>
            <w:lang w:val="en-US"/>
          </w:rPr>
          <w:t xml:space="preserve"> between </w:t>
        </w:r>
      </w:ins>
      <w:ins w:id="886" w:author="Deepikaa Menon" w:date="2020-09-04T16:59:00Z">
        <w:r w:rsidR="00D61BD3">
          <w:rPr>
            <w:lang w:val="en-US"/>
          </w:rPr>
          <w:t>50 and 1</w:t>
        </w:r>
        <w:r w:rsidR="00B77318">
          <w:rPr>
            <w:lang w:val="en-US"/>
          </w:rPr>
          <w:t>8</w:t>
        </w:r>
        <w:r w:rsidR="00D61BD3">
          <w:rPr>
            <w:lang w:val="en-US"/>
          </w:rPr>
          <w:t>0 copies</w:t>
        </w:r>
      </w:ins>
      <w:ins w:id="887" w:author="Deepikaa Menon" w:date="2020-09-22T21:49:00Z">
        <w:r w:rsidR="007660BA">
          <w:rPr>
            <w:lang w:val="en-US"/>
          </w:rPr>
          <w:t xml:space="preserve"> (Fig5E)</w:t>
        </w:r>
      </w:ins>
      <w:ins w:id="888" w:author="Deepikaa Menon" w:date="2020-09-04T17:24:00Z">
        <w:r w:rsidR="00136A77" w:rsidRPr="004A6F2F">
          <w:rPr>
            <w:lang w:val="en-US"/>
          </w:rPr>
          <w:t>.</w:t>
        </w:r>
      </w:ins>
      <w:ins w:id="889" w:author="Deepikaa Menon" w:date="2020-09-04T19:12:00Z">
        <w:r w:rsidR="004A6F2F" w:rsidRPr="004A6F2F">
          <w:rPr>
            <w:lang w:val="en-US"/>
          </w:rPr>
          <w:t xml:space="preserve"> Sla1 dynamics remain</w:t>
        </w:r>
      </w:ins>
      <w:ins w:id="890" w:author="Deepikaa Menon" w:date="2020-09-23T14:10:00Z">
        <w:r w:rsidR="00D2096B">
          <w:rPr>
            <w:lang w:val="en-US"/>
          </w:rPr>
          <w:t>ed</w:t>
        </w:r>
      </w:ins>
      <w:ins w:id="891" w:author="Deepikaa Menon" w:date="2020-09-04T19:12:00Z">
        <w:r w:rsidR="004A6F2F" w:rsidRPr="004A6F2F">
          <w:rPr>
            <w:lang w:val="en-US"/>
          </w:rPr>
          <w:t xml:space="preserve"> the same </w:t>
        </w:r>
      </w:ins>
      <w:ins w:id="892" w:author="Deepikaa Menon" w:date="2020-09-04T19:13:00Z">
        <w:r w:rsidR="007B0149">
          <w:rPr>
            <w:lang w:val="en-US"/>
          </w:rPr>
          <w:t xml:space="preserve">in </w:t>
        </w:r>
        <w:proofErr w:type="spellStart"/>
        <w:r w:rsidR="007B0149">
          <w:rPr>
            <w:lang w:val="en-US"/>
          </w:rPr>
          <w:t>Rvs</w:t>
        </w:r>
        <w:proofErr w:type="spellEnd"/>
        <w:r w:rsidR="007B0149">
          <w:rPr>
            <w:lang w:val="en-US"/>
          </w:rPr>
          <w:t xml:space="preserve"> duplicated strain (2x</w:t>
        </w:r>
      </w:ins>
      <w:ins w:id="893" w:author="Deepikaa Menon" w:date="2020-09-22T21:45:00Z">
        <w:r w:rsidR="00A14AEF">
          <w:rPr>
            <w:lang w:val="en-US"/>
          </w:rPr>
          <w:t>RVS</w:t>
        </w:r>
      </w:ins>
      <w:ins w:id="894" w:author="Deepikaa Menon" w:date="2020-09-04T19:13:00Z">
        <w:r w:rsidR="007B0149">
          <w:rPr>
            <w:lang w:val="en-US"/>
          </w:rPr>
          <w:t xml:space="preserve">) </w:t>
        </w:r>
      </w:ins>
      <w:ins w:id="895" w:author="Deepikaa Menon" w:date="2020-09-04T19:12:00Z">
        <w:r w:rsidR="004A6F2F" w:rsidRPr="004A6F2F">
          <w:rPr>
            <w:lang w:val="en-US"/>
          </w:rPr>
          <w:t>as in the WT (Fig5</w:t>
        </w:r>
      </w:ins>
      <w:ins w:id="896" w:author="Deepikaa Menon" w:date="2020-09-22T21:49:00Z">
        <w:r w:rsidR="000243C2">
          <w:rPr>
            <w:lang w:val="en-US"/>
          </w:rPr>
          <w:t>F</w:t>
        </w:r>
      </w:ins>
      <w:ins w:id="897" w:author="Deepikaa Menon" w:date="2020-09-04T19:12:00Z">
        <w:r w:rsidR="004A6F2F" w:rsidRPr="004A6F2F">
          <w:rPr>
            <w:lang w:val="en-US"/>
          </w:rPr>
          <w:t xml:space="preserve">). </w:t>
        </w:r>
      </w:ins>
      <w:ins w:id="898" w:author="Deepikaa Menon" w:date="2020-09-22T21:48:00Z">
        <w:r w:rsidR="007660BA">
          <w:rPr>
            <w:lang w:val="en-US"/>
          </w:rPr>
          <w:t xml:space="preserve">In the 2xBAR case, </w:t>
        </w:r>
      </w:ins>
      <w:ins w:id="899" w:author="Deepikaa Menon" w:date="2020-09-04T17:24:00Z">
        <w:r w:rsidR="00136A77" w:rsidRPr="004A6F2F">
          <w:rPr>
            <w:lang w:val="en-US"/>
          </w:rPr>
          <w:t xml:space="preserve">the amount of </w:t>
        </w:r>
      </w:ins>
      <w:ins w:id="900" w:author="Deepikaa Menon" w:date="2020-09-22T21:48:00Z">
        <w:r w:rsidR="007660BA">
          <w:rPr>
            <w:lang w:val="en-US"/>
          </w:rPr>
          <w:t>Rvs167</w:t>
        </w:r>
        <w:r w:rsidR="007660BA" w:rsidRPr="005E1AF3">
          <w:rPr>
            <w:lang w:val="en-US"/>
          </w:rPr>
          <w:t>textit{$\Delta</w:t>
        </w:r>
        <w:r w:rsidR="007660BA">
          <w:rPr>
            <w:lang w:val="en-US"/>
          </w:rPr>
          <w:t>sh3</w:t>
        </w:r>
        <w:r w:rsidR="007660BA" w:rsidRPr="005E1AF3">
          <w:rPr>
            <w:lang w:val="en-US"/>
          </w:rPr>
          <w:t>$}</w:t>
        </w:r>
        <w:r w:rsidR="007660BA">
          <w:rPr>
            <w:lang w:val="en-US"/>
          </w:rPr>
          <w:t xml:space="preserve"> </w:t>
        </w:r>
        <w:r w:rsidR="007660BA" w:rsidRPr="000D22EF">
          <w:rPr>
            <w:lang w:val="en-US"/>
          </w:rPr>
          <w:t xml:space="preserve"> </w:t>
        </w:r>
      </w:ins>
      <w:ins w:id="901" w:author="Deepikaa Menon" w:date="2020-09-04T17:24:00Z">
        <w:r w:rsidR="00136A77" w:rsidRPr="004A6F2F">
          <w:rPr>
            <w:lang w:val="en-US"/>
          </w:rPr>
          <w:t>molecules</w:t>
        </w:r>
      </w:ins>
      <w:ins w:id="902" w:author="Microsoft Office User" w:date="2020-09-08T01:52:00Z">
        <w:r w:rsidR="00564367">
          <w:rPr>
            <w:lang w:val="en-US"/>
          </w:rPr>
          <w:t xml:space="preserve"> </w:t>
        </w:r>
      </w:ins>
      <w:ins w:id="903" w:author="Deepikaa Menon" w:date="2020-09-04T17:24:00Z">
        <w:r w:rsidR="00136A77" w:rsidRPr="004A6F2F">
          <w:rPr>
            <w:lang w:val="en-US"/>
          </w:rPr>
          <w:t xml:space="preserve"> recruited to endocytic sites </w:t>
        </w:r>
      </w:ins>
      <w:ins w:id="904" w:author="Microsoft Office User" w:date="2020-09-08T01:52:00Z">
        <w:del w:id="905" w:author="Deepikaa Menon" w:date="2020-09-23T14:11:00Z">
          <w:r w:rsidR="00564367" w:rsidDel="00A759A3">
            <w:rPr>
              <w:lang w:val="en-US"/>
            </w:rPr>
            <w:delText>compared to</w:delText>
          </w:r>
          <w:r w:rsidR="00564367" w:rsidRPr="004A6F2F" w:rsidDel="00A759A3">
            <w:rPr>
              <w:lang w:val="en-US"/>
            </w:rPr>
            <w:delText xml:space="preserve"> 1xBAR </w:delText>
          </w:r>
        </w:del>
      </w:ins>
      <w:ins w:id="906" w:author="Deepikaa Menon" w:date="2020-09-22T21:51:00Z">
        <w:r w:rsidR="00A13D3E">
          <w:rPr>
            <w:lang w:val="en-US"/>
          </w:rPr>
          <w:t>increase</w:t>
        </w:r>
      </w:ins>
      <w:ins w:id="907" w:author="Deepikaa Menon" w:date="2020-09-23T14:11:00Z">
        <w:r w:rsidR="001F3946">
          <w:rPr>
            <w:lang w:val="en-US"/>
          </w:rPr>
          <w:t>d</w:t>
        </w:r>
      </w:ins>
      <w:ins w:id="908" w:author="Deepikaa Menon" w:date="2020-09-22T21:51:00Z">
        <w:r w:rsidR="00A13D3E">
          <w:rPr>
            <w:lang w:val="en-US"/>
          </w:rPr>
          <w:t xml:space="preserve"> </w:t>
        </w:r>
      </w:ins>
      <w:ins w:id="909" w:author="Deepikaa Menon" w:date="2020-09-04T17:24:00Z">
        <w:r w:rsidR="00136A77" w:rsidRPr="004A6F2F">
          <w:rPr>
            <w:lang w:val="en-US"/>
          </w:rPr>
          <w:t>(Fig5</w:t>
        </w:r>
      </w:ins>
      <w:ins w:id="910" w:author="Deepikaa Menon" w:date="2020-09-23T14:11:00Z">
        <w:r w:rsidR="003E6382">
          <w:rPr>
            <w:lang w:val="en-US"/>
          </w:rPr>
          <w:t>E</w:t>
        </w:r>
      </w:ins>
      <w:ins w:id="911" w:author="Deepikaa Menon" w:date="2020-09-04T17:24:00Z">
        <w:r w:rsidR="00136A77" w:rsidRPr="004A6F2F">
          <w:rPr>
            <w:lang w:val="en-US"/>
          </w:rPr>
          <w:t xml:space="preserve">), </w:t>
        </w:r>
      </w:ins>
      <w:ins w:id="912" w:author="Deepikaa Menon" w:date="2020-09-23T14:11:00Z">
        <w:r w:rsidR="00A759A3">
          <w:rPr>
            <w:lang w:val="en-US"/>
          </w:rPr>
          <w:t>as did</w:t>
        </w:r>
      </w:ins>
      <w:ins w:id="913" w:author="Deepikaa Menon" w:date="2020-09-04T17:24:00Z">
        <w:r w:rsidR="00136A77" w:rsidRPr="004A6F2F">
          <w:rPr>
            <w:lang w:val="en-US"/>
          </w:rPr>
          <w:t xml:space="preserve"> Sla1 movement, as well the inward jump of </w:t>
        </w:r>
      </w:ins>
      <w:ins w:id="914" w:author="Deepikaa Menon" w:date="2020-09-04T19:16:00Z">
        <w:r w:rsidR="00851A8C">
          <w:rPr>
            <w:lang w:val="en-US"/>
          </w:rPr>
          <w:t>Rvs167</w:t>
        </w:r>
        <w:r w:rsidR="00EF7A02">
          <w:rPr>
            <w:lang w:val="en-US"/>
          </w:rPr>
          <w:t xml:space="preserve"> </w:t>
        </w:r>
      </w:ins>
      <w:ins w:id="915" w:author="Deepikaa Menon" w:date="2020-09-04T17:24:00Z">
        <w:r w:rsidR="00136A77" w:rsidRPr="004A6F2F">
          <w:rPr>
            <w:lang w:val="en-US"/>
          </w:rPr>
          <w:t>(Fig5</w:t>
        </w:r>
      </w:ins>
      <w:ins w:id="916" w:author="Deepikaa Menon" w:date="2020-09-22T21:51:00Z">
        <w:r w:rsidR="00A13D3E">
          <w:rPr>
            <w:lang w:val="en-US"/>
          </w:rPr>
          <w:t>F</w:t>
        </w:r>
      </w:ins>
      <w:ins w:id="917" w:author="Deepikaa Menon" w:date="2020-09-04T17:25:00Z">
        <w:r w:rsidR="00561EDC">
          <w:rPr>
            <w:lang w:val="en-US"/>
          </w:rPr>
          <w:t>,</w:t>
        </w:r>
      </w:ins>
      <w:ins w:id="918" w:author="Deepikaa Menon" w:date="2020-09-22T21:51:00Z">
        <w:r w:rsidR="00A13D3E">
          <w:rPr>
            <w:lang w:val="en-US"/>
          </w:rPr>
          <w:t>G</w:t>
        </w:r>
      </w:ins>
      <w:ins w:id="919" w:author="Deepikaa Menon" w:date="2020-09-04T17:24:00Z">
        <w:r w:rsidR="00136A77" w:rsidRPr="00F35E59">
          <w:rPr>
            <w:lang w:val="en-US"/>
          </w:rPr>
          <w:t>)</w:t>
        </w:r>
      </w:ins>
      <w:ins w:id="920" w:author="Deepikaa Menon" w:date="2020-09-23T14:11:00Z">
        <w:r w:rsidR="00A759A3">
          <w:rPr>
            <w:lang w:val="en-US"/>
          </w:rPr>
          <w:t>, compared to</w:t>
        </w:r>
        <w:r w:rsidR="00A759A3" w:rsidRPr="004A6F2F">
          <w:rPr>
            <w:lang w:val="en-US"/>
          </w:rPr>
          <w:t xml:space="preserve"> 1xBAR</w:t>
        </w:r>
      </w:ins>
      <w:ins w:id="921" w:author="Deepikaa Menon" w:date="2020-09-04T17:24:00Z">
        <w:r w:rsidR="00136A77" w:rsidRPr="00F35E59">
          <w:rPr>
            <w:lang w:val="en-US"/>
          </w:rPr>
          <w:t xml:space="preserve">. </w:t>
        </w:r>
      </w:ins>
      <w:ins w:id="922" w:author="Deepikaa Menon" w:date="2020-09-04T19:24:00Z">
        <w:r w:rsidR="00F35E59" w:rsidRPr="00F35E59">
          <w:rPr>
            <w:lang w:val="en-US"/>
          </w:rPr>
          <w:t xml:space="preserve">Total Abp1 numbers recruited </w:t>
        </w:r>
      </w:ins>
      <w:ins w:id="923" w:author="Deepikaa Menon" w:date="2020-09-23T14:11:00Z">
        <w:r w:rsidR="006C34D0">
          <w:rPr>
            <w:lang w:val="en-US"/>
          </w:rPr>
          <w:t>were</w:t>
        </w:r>
      </w:ins>
      <w:ins w:id="924" w:author="Deepikaa Menon" w:date="2020-09-04T19:24:00Z">
        <w:r w:rsidR="00F35E59" w:rsidRPr="00F35E59">
          <w:rPr>
            <w:lang w:val="en-US"/>
          </w:rPr>
          <w:t xml:space="preserve"> reduced </w:t>
        </w:r>
      </w:ins>
      <w:ins w:id="925" w:author="Deepikaa Menon" w:date="2020-09-23T14:12:00Z">
        <w:r w:rsidR="00AE71E9">
          <w:rPr>
            <w:lang w:val="en-US"/>
          </w:rPr>
          <w:t>in</w:t>
        </w:r>
      </w:ins>
      <w:ins w:id="926" w:author="Deepikaa Menon" w:date="2020-09-04T19:24:00Z">
        <w:r w:rsidR="00F35E59" w:rsidRPr="00F35E59">
          <w:rPr>
            <w:lang w:val="en-US"/>
          </w:rPr>
          <w:t xml:space="preserve"> 1xBAR </w:t>
        </w:r>
      </w:ins>
      <w:ins w:id="927" w:author="Deepikaa Menon" w:date="2020-09-23T14:12:00Z">
        <w:r w:rsidR="00AE71E9">
          <w:rPr>
            <w:lang w:val="en-US"/>
          </w:rPr>
          <w:t>(</w:t>
        </w:r>
        <w:r w:rsidR="00F70DD1">
          <w:rPr>
            <w:lang w:val="en-US"/>
          </w:rPr>
          <w:t>that is</w:t>
        </w:r>
        <w:r w:rsidR="00AE71E9">
          <w:rPr>
            <w:lang w:val="en-US"/>
          </w:rPr>
          <w:t xml:space="preserve"> </w:t>
        </w:r>
      </w:ins>
      <w:ins w:id="928" w:author="Deepikaa Menon" w:date="2020-09-04T19:24:00Z">
        <w:r w:rsidR="00F35E59" w:rsidRPr="00F35E59">
          <w:rPr>
            <w:lang w:val="en-US"/>
          </w:rPr>
          <w:t>\</w:t>
        </w:r>
        <w:proofErr w:type="spellStart"/>
        <w:r w:rsidR="00F35E59" w:rsidRPr="00F35E59">
          <w:rPr>
            <w:lang w:val="en-US"/>
          </w:rPr>
          <w:t>textit</w:t>
        </w:r>
        <w:proofErr w:type="spellEnd"/>
        <w:r w:rsidR="00F35E59" w:rsidRPr="00F35E59">
          <w:rPr>
            <w:lang w:val="en-US"/>
          </w:rPr>
          <w:t>{rvs167$\Delta$}</w:t>
        </w:r>
      </w:ins>
      <w:ins w:id="929" w:author="Deepikaa Menon" w:date="2020-09-23T14:12:00Z">
        <w:r w:rsidR="00F70DD1">
          <w:rPr>
            <w:lang w:val="en-US"/>
          </w:rPr>
          <w:t>)</w:t>
        </w:r>
      </w:ins>
      <w:ins w:id="930" w:author="Deepikaa Menon" w:date="2020-09-04T19:24:00Z">
        <w:r w:rsidR="00F35E59" w:rsidRPr="00F35E59">
          <w:rPr>
            <w:lang w:val="en-US"/>
          </w:rPr>
          <w:t>,</w:t>
        </w:r>
        <w:r w:rsidR="00F35E59">
          <w:rPr>
            <w:lang w:val="en-US"/>
          </w:rPr>
          <w:t xml:space="preserve"> compared to the 2xBAR, 1xR</w:t>
        </w:r>
      </w:ins>
      <w:ins w:id="931" w:author="Deepikaa Menon" w:date="2020-09-22T21:52:00Z">
        <w:r w:rsidR="007C1A23">
          <w:rPr>
            <w:lang w:val="en-US"/>
          </w:rPr>
          <w:t>VS</w:t>
        </w:r>
      </w:ins>
      <w:ins w:id="932" w:author="Deepikaa Menon" w:date="2020-09-04T19:24:00Z">
        <w:r w:rsidR="00F35E59">
          <w:rPr>
            <w:lang w:val="en-US"/>
          </w:rPr>
          <w:t xml:space="preserve"> and 2xR</w:t>
        </w:r>
      </w:ins>
      <w:ins w:id="933" w:author="Deepikaa Menon" w:date="2020-09-22T21:52:00Z">
        <w:r w:rsidR="007C1A23">
          <w:rPr>
            <w:lang w:val="en-US"/>
          </w:rPr>
          <w:t>VS</w:t>
        </w:r>
      </w:ins>
      <w:ins w:id="934" w:author="Deepikaa Menon" w:date="2020-09-23T14:12:00Z">
        <w:r w:rsidR="00260FF3">
          <w:rPr>
            <w:lang w:val="en-US"/>
          </w:rPr>
          <w:t xml:space="preserve"> (Fig5H)</w:t>
        </w:r>
      </w:ins>
      <w:ins w:id="935" w:author="Deepikaa Menon" w:date="2020-09-04T19:26:00Z">
        <w:r w:rsidR="00154E49">
          <w:rPr>
            <w:lang w:val="en-US"/>
          </w:rPr>
          <w:t>.</w:t>
        </w:r>
      </w:ins>
      <w:ins w:id="936" w:author="Deepikaa Menon" w:date="2020-09-04T19:24:00Z">
        <w:r w:rsidR="00F35E59">
          <w:rPr>
            <w:lang w:val="en-US"/>
          </w:rPr>
          <w:t xml:space="preserve"> </w:t>
        </w:r>
      </w:ins>
      <w:ins w:id="937" w:author="Deepikaa Menon" w:date="2020-09-04T19:29:00Z">
        <w:r w:rsidR="00AA2570" w:rsidRPr="00AA2570">
          <w:rPr>
            <w:lang w:val="en-US"/>
          </w:rPr>
          <w:t>Higher Abp1 numbers corresponds to larger Sla1 centroid movement</w:t>
        </w:r>
        <w:r w:rsidR="00AA2570">
          <w:rPr>
            <w:lang w:val="en-US"/>
          </w:rPr>
          <w:t xml:space="preserve"> in both diploid and haploid </w:t>
        </w:r>
      </w:ins>
      <w:ins w:id="938" w:author="Deepikaa Menon" w:date="2020-09-04T19:30:00Z">
        <w:r w:rsidR="00AA2570">
          <w:rPr>
            <w:lang w:val="en-US"/>
          </w:rPr>
          <w:t>cells</w:t>
        </w:r>
      </w:ins>
      <w:ins w:id="939" w:author="Deepikaa Menon" w:date="2020-09-23T14:13:00Z">
        <w:r w:rsidR="00A054BD">
          <w:rPr>
            <w:lang w:val="en-US"/>
          </w:rPr>
          <w:t xml:space="preserve"> (Fig5C, D, G, H)</w:t>
        </w:r>
      </w:ins>
      <w:ins w:id="940" w:author="Deepikaa Menon" w:date="2020-09-04T19:30:00Z">
        <w:r w:rsidR="00AA2570">
          <w:rPr>
            <w:lang w:val="en-US"/>
          </w:rPr>
          <w:t xml:space="preserve">, </w:t>
        </w:r>
      </w:ins>
      <w:ins w:id="941" w:author="Deepikaa Menon" w:date="2020-09-04T19:29:00Z">
        <w:r w:rsidR="00AA2570" w:rsidRPr="00AA2570">
          <w:rPr>
            <w:lang w:val="en-US"/>
          </w:rPr>
          <w:t>suggesting a correlation between the maximum number of Abp1 recruited and total invagination length.</w:t>
        </w:r>
      </w:ins>
    </w:p>
    <w:p w14:paraId="48C6B3C2" w14:textId="516BE56F" w:rsidR="00D454FE" w:rsidRDefault="00A65861" w:rsidP="004047C8">
      <w:pPr>
        <w:rPr>
          <w:ins w:id="942" w:author="Deepikaa Menon" w:date="2020-09-04T15:55:00Z"/>
          <w:lang w:val="en-US"/>
        </w:rPr>
      </w:pPr>
      <w:ins w:id="943" w:author="Deepikaa Menon" w:date="2020-09-23T14:07:00Z">
        <w:r>
          <w:rPr>
            <w:lang w:val="en-US"/>
          </w:rPr>
          <w:t xml:space="preserve"> </w:t>
        </w:r>
      </w:ins>
    </w:p>
    <w:p w14:paraId="663E84D7" w14:textId="44F59869" w:rsidR="00BA13ED" w:rsidRDefault="00F71372" w:rsidP="004047C8">
      <w:pPr>
        <w:rPr>
          <w:ins w:id="944" w:author="Deepikaa Menon" w:date="2020-09-12T19:16:00Z"/>
          <w:strike/>
          <w:lang w:val="en-US"/>
        </w:rPr>
      </w:pPr>
      <w:ins w:id="945" w:author="Deepikaa Menon" w:date="2020-09-22T21:58:00Z">
        <w:r>
          <w:rPr>
            <w:strike/>
            <w:noProof/>
            <w:lang w:val="en-US"/>
          </w:rPr>
          <w:lastRenderedPageBreak/>
          <w:drawing>
            <wp:inline distT="0" distB="0" distL="0" distR="0" wp14:anchorId="1CE4BEDA" wp14:editId="6896ECE5">
              <wp:extent cx="5756910" cy="2838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5_7.pd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910" cy="2838450"/>
                      </a:xfrm>
                      <a:prstGeom prst="rect">
                        <a:avLst/>
                      </a:prstGeom>
                    </pic:spPr>
                  </pic:pic>
                </a:graphicData>
              </a:graphic>
            </wp:inline>
          </w:drawing>
        </w:r>
      </w:ins>
    </w:p>
    <w:p w14:paraId="72272219" w14:textId="319315A8" w:rsidR="00BA13ED" w:rsidRPr="00D454FE" w:rsidRDefault="00BA13ED" w:rsidP="004047C8">
      <w:pPr>
        <w:rPr>
          <w:strike/>
          <w:sz w:val="20"/>
          <w:szCs w:val="20"/>
          <w:lang w:val="en-US"/>
        </w:rPr>
      </w:pPr>
    </w:p>
    <w:p w14:paraId="77987FB0" w14:textId="0B43F9AD" w:rsidR="004047C8" w:rsidRDefault="004047C8" w:rsidP="004047C8">
      <w:pPr>
        <w:rPr>
          <w:sz w:val="20"/>
          <w:szCs w:val="20"/>
          <w:lang w:val="en-US"/>
        </w:rPr>
      </w:pPr>
    </w:p>
    <w:p w14:paraId="7381F6F9" w14:textId="002F2DCA" w:rsidR="002B2A95" w:rsidRDefault="004047C8" w:rsidP="004047C8">
      <w:pPr>
        <w:rPr>
          <w:ins w:id="946" w:author="Deepikaa Menon" w:date="2020-09-22T22:00:00Z"/>
          <w:sz w:val="20"/>
          <w:szCs w:val="20"/>
          <w:lang w:val="en-US"/>
        </w:rPr>
      </w:pPr>
      <w:r w:rsidRPr="004047C8">
        <w:rPr>
          <w:sz w:val="20"/>
          <w:szCs w:val="20"/>
          <w:lang w:val="en-US"/>
        </w:rPr>
        <w:t>﻿</w:t>
      </w:r>
      <w:r w:rsidRPr="004047C8">
        <w:rPr>
          <w:sz w:val="20"/>
          <w:szCs w:val="20"/>
          <w:lang w:val="en-US"/>
        </w:rPr>
        <w:tab/>
        <w:t>\caption{A:</w:t>
      </w:r>
      <w:ins w:id="947" w:author="Deepikaa Menon" w:date="2020-09-22T21:59:00Z">
        <w:r w:rsidR="00F71372" w:rsidRPr="00F71372">
          <w:rPr>
            <w:sz w:val="20"/>
            <w:szCs w:val="20"/>
            <w:lang w:val="en-US"/>
          </w:rPr>
          <w:t xml:space="preserve"> </w:t>
        </w:r>
        <w:r w:rsidR="00F71372" w:rsidRPr="004047C8">
          <w:rPr>
            <w:sz w:val="20"/>
            <w:szCs w:val="20"/>
            <w:lang w:val="en-US"/>
          </w:rPr>
          <w:t xml:space="preserve">Recruitment of Rvs167 in </w:t>
        </w:r>
        <w:r w:rsidR="00F71372">
          <w:rPr>
            <w:sz w:val="20"/>
            <w:szCs w:val="20"/>
            <w:lang w:val="en-US"/>
          </w:rPr>
          <w:t xml:space="preserve">diploid </w:t>
        </w:r>
        <w:r w:rsidR="00F71372" w:rsidRPr="004047C8">
          <w:rPr>
            <w:sz w:val="20"/>
            <w:szCs w:val="20"/>
            <w:lang w:val="en-US"/>
          </w:rPr>
          <w:t>strains</w:t>
        </w:r>
      </w:ins>
      <w:r w:rsidRPr="004047C8">
        <w:rPr>
          <w:sz w:val="20"/>
          <w:szCs w:val="20"/>
          <w:lang w:val="en-US"/>
        </w:rPr>
        <w:t xml:space="preserve"> </w:t>
      </w:r>
      <w:ins w:id="948" w:author="Deepikaa Menon" w:date="2020-09-22T21:59:00Z">
        <w:r w:rsidR="00F71372" w:rsidRPr="004047C8">
          <w:rPr>
            <w:sz w:val="20"/>
            <w:szCs w:val="20"/>
            <w:lang w:val="en-US"/>
          </w:rPr>
          <w:t>with different cop</w:t>
        </w:r>
        <w:r w:rsidR="00F71372">
          <w:rPr>
            <w:sz w:val="20"/>
            <w:szCs w:val="20"/>
            <w:lang w:val="en-US"/>
          </w:rPr>
          <w:t>y number</w:t>
        </w:r>
        <w:r w:rsidR="00F71372" w:rsidRPr="004047C8">
          <w:rPr>
            <w:sz w:val="20"/>
            <w:szCs w:val="20"/>
            <w:lang w:val="en-US"/>
          </w:rPr>
          <w:t xml:space="preserve"> of Rvs167 and Rvs161 genes. </w:t>
        </w:r>
        <w:r w:rsidR="00F71372">
          <w:rPr>
            <w:sz w:val="20"/>
            <w:szCs w:val="20"/>
            <w:lang w:val="en-US"/>
          </w:rPr>
          <w:t>B: Rvs167</w:t>
        </w:r>
        <w:r w:rsidR="00F71372" w:rsidRPr="004047C8">
          <w:rPr>
            <w:sz w:val="20"/>
            <w:szCs w:val="20"/>
            <w:lang w:val="en-US"/>
          </w:rPr>
          <w:t xml:space="preserve"> </w:t>
        </w:r>
      </w:ins>
      <w:r w:rsidRPr="004047C8">
        <w:rPr>
          <w:sz w:val="20"/>
          <w:szCs w:val="20"/>
          <w:lang w:val="en-US"/>
        </w:rPr>
        <w:t xml:space="preserve">centroid positions in </w:t>
      </w:r>
      <w:ins w:id="949" w:author="Deepikaa Menon" w:date="2020-09-22T21:59:00Z">
        <w:r w:rsidR="00F71372">
          <w:rPr>
            <w:sz w:val="20"/>
            <w:szCs w:val="20"/>
            <w:lang w:val="en-US"/>
          </w:rPr>
          <w:t>these</w:t>
        </w:r>
        <w:r w:rsidR="00F71372" w:rsidRPr="004047C8">
          <w:rPr>
            <w:sz w:val="20"/>
            <w:szCs w:val="20"/>
            <w:lang w:val="en-US"/>
          </w:rPr>
          <w:t xml:space="preserve"> </w:t>
        </w:r>
      </w:ins>
      <w:r w:rsidRPr="004047C8">
        <w:rPr>
          <w:sz w:val="20"/>
          <w:szCs w:val="20"/>
          <w:lang w:val="en-US"/>
        </w:rPr>
        <w:t xml:space="preserve">strains </w:t>
      </w:r>
      <w:ins w:id="950" w:author="Deepikaa Menon" w:date="2020-09-22T21:59:00Z">
        <w:r w:rsidR="00D857DC">
          <w:rPr>
            <w:sz w:val="20"/>
            <w:szCs w:val="20"/>
            <w:lang w:val="en-US"/>
          </w:rPr>
          <w:t>C</w:t>
        </w:r>
      </w:ins>
      <w:r w:rsidRPr="004047C8">
        <w:rPr>
          <w:sz w:val="20"/>
          <w:szCs w:val="20"/>
          <w:lang w:val="en-US"/>
        </w:rPr>
        <w:t xml:space="preserve">: </w:t>
      </w:r>
      <w:ins w:id="951" w:author="Deepikaa Menon" w:date="2020-09-22T22:00:00Z">
        <w:r w:rsidR="00D857DC">
          <w:rPr>
            <w:sz w:val="20"/>
            <w:szCs w:val="20"/>
            <w:lang w:val="en-US"/>
          </w:rPr>
          <w:t>Sla1</w:t>
        </w:r>
        <w:r w:rsidR="00D857DC" w:rsidRPr="004047C8">
          <w:rPr>
            <w:sz w:val="20"/>
            <w:szCs w:val="20"/>
            <w:lang w:val="en-US"/>
          </w:rPr>
          <w:t xml:space="preserve"> </w:t>
        </w:r>
      </w:ins>
      <w:r w:rsidRPr="004047C8">
        <w:rPr>
          <w:sz w:val="20"/>
          <w:szCs w:val="20"/>
          <w:lang w:val="en-US"/>
        </w:rPr>
        <w:t>centroid positions</w:t>
      </w:r>
      <w:r w:rsidR="006F2B1F">
        <w:rPr>
          <w:sz w:val="20"/>
          <w:szCs w:val="20"/>
          <w:lang w:val="en-US"/>
        </w:rPr>
        <w:t xml:space="preserve"> in these strains</w:t>
      </w:r>
      <w:ins w:id="952" w:author="Deepikaa Menon" w:date="2020-09-22T22:00:00Z">
        <w:r w:rsidR="00604B66">
          <w:rPr>
            <w:sz w:val="20"/>
            <w:szCs w:val="20"/>
            <w:lang w:val="en-US"/>
          </w:rPr>
          <w:t xml:space="preserve">. </w:t>
        </w:r>
      </w:ins>
      <w:r w:rsidRPr="004047C8">
        <w:rPr>
          <w:sz w:val="20"/>
          <w:szCs w:val="20"/>
          <w:lang w:val="en-US"/>
        </w:rPr>
        <w:t xml:space="preserve">D: </w:t>
      </w:r>
      <w:ins w:id="953" w:author="Deepikaa Menon" w:date="2020-09-22T22:00:00Z">
        <w:r w:rsidR="00604B66">
          <w:rPr>
            <w:sz w:val="20"/>
            <w:szCs w:val="20"/>
            <w:lang w:val="en-US"/>
          </w:rPr>
          <w:t xml:space="preserve">Abp1 molecule numbers in same strains, with only one Abp1 allele tagged. </w:t>
        </w:r>
      </w:ins>
    </w:p>
    <w:p w14:paraId="0D7DD512" w14:textId="4C802F5C" w:rsidR="004047C8" w:rsidRDefault="002B2A95" w:rsidP="004047C8">
      <w:pPr>
        <w:rPr>
          <w:ins w:id="954" w:author="Deepikaa Menon" w:date="2020-09-22T21:40:00Z"/>
          <w:sz w:val="20"/>
          <w:szCs w:val="20"/>
          <w:lang w:val="en-US"/>
        </w:rPr>
      </w:pPr>
      <w:ins w:id="955" w:author="Deepikaa Menon" w:date="2020-09-22T22:00:00Z">
        <w:r>
          <w:rPr>
            <w:sz w:val="20"/>
            <w:szCs w:val="20"/>
            <w:lang w:val="en-US"/>
          </w:rPr>
          <w:t>E</w:t>
        </w:r>
      </w:ins>
      <w:ins w:id="956" w:author="Deepikaa Menon" w:date="2020-09-22T22:02:00Z">
        <w:r w:rsidR="00682E52">
          <w:rPr>
            <w:sz w:val="20"/>
            <w:szCs w:val="20"/>
            <w:lang w:val="en-US"/>
          </w:rPr>
          <w:t>, F</w:t>
        </w:r>
      </w:ins>
      <w:ins w:id="957" w:author="Deepikaa Menon" w:date="2020-09-22T22:00:00Z">
        <w:r>
          <w:rPr>
            <w:sz w:val="20"/>
            <w:szCs w:val="20"/>
            <w:lang w:val="en-US"/>
          </w:rPr>
          <w:t xml:space="preserve">: </w:t>
        </w:r>
      </w:ins>
      <w:ins w:id="958" w:author="Deepikaa Menon" w:date="2020-09-22T22:01:00Z">
        <w:r>
          <w:rPr>
            <w:sz w:val="20"/>
            <w:szCs w:val="20"/>
            <w:lang w:val="en-US"/>
          </w:rPr>
          <w:t xml:space="preserve">Recruitment </w:t>
        </w:r>
      </w:ins>
      <w:ins w:id="959" w:author="Deepikaa Menon" w:date="2020-09-22T22:02:00Z">
        <w:r w:rsidR="00682E52">
          <w:rPr>
            <w:sz w:val="20"/>
            <w:szCs w:val="20"/>
            <w:lang w:val="en-US"/>
          </w:rPr>
          <w:t xml:space="preserve">and centroid positions </w:t>
        </w:r>
      </w:ins>
      <w:ins w:id="960" w:author="Deepikaa Menon" w:date="2020-09-22T22:01:00Z">
        <w:r>
          <w:rPr>
            <w:sz w:val="20"/>
            <w:szCs w:val="20"/>
            <w:lang w:val="en-US"/>
          </w:rPr>
          <w:t xml:space="preserve">of Rvs167 and </w:t>
        </w:r>
        <w:r w:rsidR="00C507F5" w:rsidRPr="004B5B3B">
          <w:rPr>
            <w:sz w:val="20"/>
            <w:szCs w:val="20"/>
            <w:lang w:val="en-US"/>
          </w:rPr>
          <w:t>Rvs167textit{$\Deltash3$}</w:t>
        </w:r>
        <w:r>
          <w:rPr>
            <w:sz w:val="20"/>
            <w:szCs w:val="20"/>
            <w:lang w:val="en-US"/>
          </w:rPr>
          <w:t xml:space="preserve"> in haploid strains</w:t>
        </w:r>
        <w:r w:rsidR="00C507F5">
          <w:rPr>
            <w:sz w:val="20"/>
            <w:szCs w:val="20"/>
            <w:lang w:val="en-US"/>
          </w:rPr>
          <w:t>.</w:t>
        </w:r>
      </w:ins>
      <w:ins w:id="961" w:author="Deepikaa Menon" w:date="2020-09-22T22:02:00Z">
        <w:r w:rsidR="00682E52">
          <w:rPr>
            <w:sz w:val="20"/>
            <w:szCs w:val="20"/>
            <w:lang w:val="en-US"/>
          </w:rPr>
          <w:t xml:space="preserve"> </w:t>
        </w:r>
      </w:ins>
      <w:ins w:id="962" w:author="Deepikaa Menon" w:date="2020-09-22T22:01:00Z">
        <w:r w:rsidR="00C507F5">
          <w:rPr>
            <w:sz w:val="20"/>
            <w:szCs w:val="20"/>
            <w:lang w:val="en-US"/>
          </w:rPr>
          <w:t xml:space="preserve"> </w:t>
        </w:r>
      </w:ins>
      <w:ins w:id="963" w:author="Deepikaa Menon" w:date="2020-09-22T22:02:00Z">
        <w:r w:rsidR="00682E52">
          <w:rPr>
            <w:sz w:val="20"/>
            <w:szCs w:val="20"/>
            <w:lang w:val="en-US"/>
          </w:rPr>
          <w:t>G</w:t>
        </w:r>
      </w:ins>
      <w:ins w:id="964" w:author="Deepikaa Menon" w:date="2020-09-22T22:01:00Z">
        <w:r w:rsidR="00C507F5">
          <w:rPr>
            <w:sz w:val="20"/>
            <w:szCs w:val="20"/>
            <w:lang w:val="en-US"/>
          </w:rPr>
          <w:t>:</w:t>
        </w:r>
        <w:r>
          <w:rPr>
            <w:sz w:val="20"/>
            <w:szCs w:val="20"/>
            <w:lang w:val="en-US"/>
          </w:rPr>
          <w:t xml:space="preserve"> </w:t>
        </w:r>
      </w:ins>
      <w:r w:rsidR="004047C8" w:rsidRPr="004047C8">
        <w:rPr>
          <w:sz w:val="20"/>
          <w:szCs w:val="20"/>
          <w:lang w:val="en-US"/>
        </w:rPr>
        <w:t>Sla1 centroid positions in</w:t>
      </w:r>
      <w:ins w:id="965" w:author="Deepikaa Menon" w:date="2020-09-22T22:02:00Z">
        <w:r w:rsidR="00682E52">
          <w:rPr>
            <w:sz w:val="20"/>
            <w:szCs w:val="20"/>
            <w:lang w:val="en-US"/>
          </w:rPr>
          <w:t xml:space="preserve"> th</w:t>
        </w:r>
      </w:ins>
      <w:ins w:id="966" w:author="Deepikaa Menon" w:date="2020-09-23T14:15:00Z">
        <w:r w:rsidR="00862FCC">
          <w:rPr>
            <w:sz w:val="20"/>
            <w:szCs w:val="20"/>
            <w:lang w:val="en-US"/>
          </w:rPr>
          <w:t>e</w:t>
        </w:r>
      </w:ins>
      <w:ins w:id="967" w:author="Deepikaa Menon" w:date="2020-09-22T22:02:00Z">
        <w:r w:rsidR="00682E52">
          <w:rPr>
            <w:sz w:val="20"/>
            <w:szCs w:val="20"/>
            <w:lang w:val="en-US"/>
          </w:rPr>
          <w:t>se strains</w:t>
        </w:r>
      </w:ins>
      <w:r w:rsidR="004047C8" w:rsidRPr="004047C8">
        <w:rPr>
          <w:sz w:val="20"/>
          <w:szCs w:val="20"/>
          <w:lang w:val="en-US"/>
        </w:rPr>
        <w:t xml:space="preserve">. </w:t>
      </w:r>
      <w:ins w:id="968" w:author="Deepikaa Menon" w:date="2020-09-22T22:02:00Z">
        <w:r w:rsidR="00682E52">
          <w:rPr>
            <w:sz w:val="20"/>
            <w:szCs w:val="20"/>
            <w:lang w:val="en-US"/>
          </w:rPr>
          <w:t>H: Abp1</w:t>
        </w:r>
      </w:ins>
      <w:r w:rsidR="004047C8" w:rsidRPr="004047C8">
        <w:rPr>
          <w:sz w:val="20"/>
          <w:szCs w:val="20"/>
          <w:lang w:val="en-US"/>
        </w:rPr>
        <w:t xml:space="preserve"> </w:t>
      </w:r>
      <w:r w:rsidR="00160B05">
        <w:rPr>
          <w:sz w:val="20"/>
          <w:szCs w:val="20"/>
          <w:lang w:val="en-US"/>
        </w:rPr>
        <w:t>recruitment</w:t>
      </w:r>
      <w:r w:rsidR="004047C8" w:rsidRPr="004047C8">
        <w:rPr>
          <w:sz w:val="20"/>
          <w:szCs w:val="20"/>
          <w:lang w:val="en-US"/>
        </w:rPr>
        <w:t xml:space="preserve"> in </w:t>
      </w:r>
      <w:ins w:id="969" w:author="Deepikaa Menon" w:date="2020-09-23T14:14:00Z">
        <w:r w:rsidR="00662FE1">
          <w:rPr>
            <w:sz w:val="20"/>
            <w:szCs w:val="20"/>
            <w:lang w:val="en-US"/>
          </w:rPr>
          <w:t>the same</w:t>
        </w:r>
      </w:ins>
      <w:r w:rsidR="004047C8" w:rsidRPr="004047C8">
        <w:rPr>
          <w:sz w:val="20"/>
          <w:szCs w:val="20"/>
          <w:lang w:val="en-US"/>
        </w:rPr>
        <w:t xml:space="preserve"> strains. All centroid positions </w:t>
      </w:r>
      <w:ins w:id="970" w:author="Deepikaa Menon" w:date="2020-09-23T14:15:00Z">
        <w:r w:rsidR="00366709">
          <w:rPr>
            <w:sz w:val="20"/>
            <w:szCs w:val="20"/>
            <w:lang w:val="en-US"/>
          </w:rPr>
          <w:t>were</w:t>
        </w:r>
        <w:r w:rsidR="00366709" w:rsidRPr="004047C8">
          <w:rPr>
            <w:sz w:val="20"/>
            <w:szCs w:val="20"/>
            <w:lang w:val="en-US"/>
          </w:rPr>
          <w:t xml:space="preserve"> </w:t>
        </w:r>
      </w:ins>
      <w:r w:rsidR="004047C8" w:rsidRPr="004047C8">
        <w:rPr>
          <w:sz w:val="20"/>
          <w:szCs w:val="20"/>
          <w:lang w:val="en-US"/>
        </w:rPr>
        <w:t xml:space="preserve">aligned in the time axis so that time=0(s) corresponds to beginning of inward movement of </w:t>
      </w:r>
      <w:r w:rsidR="007837AF">
        <w:rPr>
          <w:sz w:val="20"/>
          <w:szCs w:val="20"/>
          <w:lang w:val="en-US"/>
        </w:rPr>
        <w:t xml:space="preserve">each </w:t>
      </w:r>
      <w:r w:rsidR="004047C8" w:rsidRPr="004047C8">
        <w:rPr>
          <w:sz w:val="20"/>
          <w:szCs w:val="20"/>
          <w:lang w:val="en-US"/>
        </w:rPr>
        <w:t>average</w:t>
      </w:r>
      <w:r w:rsidR="007837AF">
        <w:rPr>
          <w:sz w:val="20"/>
          <w:szCs w:val="20"/>
          <w:lang w:val="en-US"/>
        </w:rPr>
        <w:t xml:space="preserve"> centroid</w:t>
      </w:r>
      <w:r w:rsidR="004047C8" w:rsidRPr="004047C8">
        <w:rPr>
          <w:sz w:val="20"/>
          <w:szCs w:val="20"/>
          <w:lang w:val="en-US"/>
        </w:rPr>
        <w:t xml:space="preserve">. </w:t>
      </w:r>
      <w:ins w:id="971" w:author="Deepikaa Menon" w:date="2020-09-23T14:14:00Z">
        <w:r w:rsidR="00862FCC">
          <w:rPr>
            <w:sz w:val="20"/>
            <w:szCs w:val="20"/>
            <w:lang w:val="en-US"/>
          </w:rPr>
          <w:t>Centroids</w:t>
        </w:r>
        <w:r w:rsidR="00862FCC" w:rsidRPr="004047C8">
          <w:rPr>
            <w:sz w:val="20"/>
            <w:szCs w:val="20"/>
            <w:lang w:val="en-US"/>
          </w:rPr>
          <w:t xml:space="preserve"> </w:t>
        </w:r>
        <w:r w:rsidR="00862FCC">
          <w:rPr>
            <w:sz w:val="20"/>
            <w:szCs w:val="20"/>
            <w:lang w:val="en-US"/>
          </w:rPr>
          <w:t>were</w:t>
        </w:r>
      </w:ins>
      <w:r w:rsidR="004047C8" w:rsidRPr="004047C8">
        <w:rPr>
          <w:sz w:val="20"/>
          <w:szCs w:val="20"/>
          <w:lang w:val="en-US"/>
        </w:rPr>
        <w:t xml:space="preserve"> aligned in the y axis so that y=0(nm) corresponds to the beginning of the average centroid position</w:t>
      </w:r>
      <w:commentRangeStart w:id="972"/>
      <w:r w:rsidR="004047C8" w:rsidRPr="004047C8">
        <w:rPr>
          <w:sz w:val="20"/>
          <w:szCs w:val="20"/>
          <w:lang w:val="en-US"/>
        </w:rPr>
        <w:t>}</w:t>
      </w:r>
      <w:commentRangeEnd w:id="972"/>
      <w:r w:rsidR="00A97471">
        <w:rPr>
          <w:rStyle w:val="CommentReference"/>
        </w:rPr>
        <w:commentReference w:id="972"/>
      </w:r>
    </w:p>
    <w:p w14:paraId="0369ED69" w14:textId="1A828B17" w:rsidR="007C2FBA" w:rsidRDefault="007C2FBA" w:rsidP="004047C8">
      <w:pPr>
        <w:rPr>
          <w:ins w:id="973" w:author="Deepikaa Menon" w:date="2020-09-22T21:40:00Z"/>
          <w:sz w:val="20"/>
          <w:szCs w:val="20"/>
          <w:lang w:val="en-US"/>
        </w:rPr>
      </w:pPr>
    </w:p>
    <w:p w14:paraId="495FE3C7" w14:textId="2B5B4ACD" w:rsidR="007C2FBA" w:rsidRDefault="007C2FBA" w:rsidP="004047C8">
      <w:pPr>
        <w:rPr>
          <w:ins w:id="974" w:author="Deepikaa Menon" w:date="2020-09-22T21:40:00Z"/>
          <w:sz w:val="20"/>
          <w:szCs w:val="20"/>
          <w:lang w:val="en-US"/>
        </w:rPr>
      </w:pPr>
    </w:p>
    <w:p w14:paraId="6851543E" w14:textId="5CA41CCD" w:rsidR="007C2FBA" w:rsidRDefault="007C2FBA" w:rsidP="004047C8">
      <w:pPr>
        <w:rPr>
          <w:ins w:id="975" w:author="Deepikaa Menon" w:date="2020-09-22T21:40:00Z"/>
          <w:sz w:val="20"/>
          <w:szCs w:val="20"/>
          <w:lang w:val="en-US"/>
        </w:rPr>
      </w:pPr>
    </w:p>
    <w:p w14:paraId="1EF1CB0D" w14:textId="754FCD50" w:rsidR="007C2FBA" w:rsidRDefault="007C2FBA" w:rsidP="004047C8">
      <w:pPr>
        <w:rPr>
          <w:ins w:id="976" w:author="Deepikaa Menon" w:date="2020-09-22T21:40:00Z"/>
          <w:sz w:val="20"/>
          <w:szCs w:val="20"/>
          <w:lang w:val="en-US"/>
        </w:rPr>
      </w:pPr>
    </w:p>
    <w:p w14:paraId="43B4B8BF" w14:textId="77777777" w:rsidR="007C2FBA" w:rsidRDefault="007C2FBA" w:rsidP="007C2FBA">
      <w:pPr>
        <w:rPr>
          <w:ins w:id="977" w:author="Deepikaa Menon" w:date="2020-09-22T21:40:00Z"/>
          <w:sz w:val="20"/>
          <w:szCs w:val="20"/>
          <w:lang w:val="en-US"/>
        </w:rPr>
      </w:pPr>
    </w:p>
    <w:p w14:paraId="0720417F" w14:textId="77777777" w:rsidR="007C2FBA" w:rsidRPr="00053BF5" w:rsidRDefault="007C2FBA" w:rsidP="007C2FBA">
      <w:pPr>
        <w:rPr>
          <w:ins w:id="978" w:author="Deepikaa Menon" w:date="2020-09-22T21:40:00Z"/>
          <w:strike/>
          <w:lang w:val="en-US"/>
        </w:rPr>
      </w:pPr>
      <w:ins w:id="979" w:author="Deepikaa Menon" w:date="2020-09-22T21:40:00Z">
        <w:r w:rsidRPr="004047C8">
          <w:rPr>
            <w:sz w:val="20"/>
            <w:szCs w:val="20"/>
            <w:lang w:val="en-US"/>
          </w:rPr>
          <w:t>﻿</w:t>
        </w:r>
        <w:commentRangeStart w:id="980"/>
        <w:r w:rsidRPr="004A6858">
          <w:rPr>
            <w:strike/>
            <w:lang w:val="en-US"/>
          </w:rPr>
          <w:t xml:space="preserve">We wondered if the decreased Sla1 movement in BAR-GPA cells (Fig4a) was induced by loss of </w:t>
        </w:r>
        <w:commentRangeEnd w:id="980"/>
        <w:r w:rsidRPr="004A6858">
          <w:rPr>
            <w:rStyle w:val="CommentReference"/>
            <w:strike/>
            <w:sz w:val="24"/>
            <w:szCs w:val="24"/>
          </w:rPr>
          <w:commentReference w:id="980"/>
        </w:r>
        <w:r w:rsidRPr="004A6858">
          <w:rPr>
            <w:strike/>
            <w:lang w:val="en-US"/>
          </w:rPr>
          <w:t xml:space="preserve">an </w:t>
        </w:r>
        <w:commentRangeStart w:id="981"/>
        <w:r w:rsidRPr="004A6858">
          <w:rPr>
            <w:strike/>
            <w:lang w:val="en-US"/>
          </w:rPr>
          <w:t>SH3 domain mediated interaction,</w:t>
        </w:r>
        <w:commentRangeEnd w:id="981"/>
        <w:r w:rsidRPr="004A6858">
          <w:rPr>
            <w:rStyle w:val="CommentReference"/>
            <w:strike/>
            <w:sz w:val="24"/>
            <w:szCs w:val="24"/>
          </w:rPr>
          <w:commentReference w:id="981"/>
        </w:r>
        <w:r w:rsidRPr="004A6858">
          <w:rPr>
            <w:strike/>
            <w:lang w:val="en-US"/>
          </w:rPr>
          <w:t xml:space="preserve"> or because Rvs167 in the BAR-GPA mutant is recruited in smaller numbers to endocytic sites.</w:t>
        </w:r>
        <w:r w:rsidRPr="00D85EF5">
          <w:rPr>
            <w:lang w:val="en-US"/>
          </w:rPr>
          <w:t xml:space="preserve"> </w:t>
        </w:r>
        <w:r w:rsidRPr="00053BF5">
          <w:rPr>
            <w:strike/>
            <w:lang w:val="en-US"/>
          </w:rPr>
          <w:t xml:space="preserve">In haploid cells, increasing the number of Rvs167 and Rvs161 genes results in increased recruitment of Rvs167 to about 1.6 times the WT amount (Fig5c). Sla1 dynamics remains the same as in the WT (Fig5a). Duplicating the BAR-GPA domains alone increases the amount of BAR-GPA molecules recruited to endocytic sites (Fig5c), and rescues the loss of Sla1 movement in the 1x BAR-GPA, as well the inward jump of BAR-GPA itself (Fig5a,b). </w:t>
        </w:r>
      </w:ins>
    </w:p>
    <w:p w14:paraId="7B7D4AE6" w14:textId="77777777" w:rsidR="007C2FBA" w:rsidRPr="00D85EF5" w:rsidRDefault="007C2FBA" w:rsidP="007C2FBA">
      <w:pPr>
        <w:rPr>
          <w:ins w:id="982" w:author="Deepikaa Menon" w:date="2020-09-22T21:40:00Z"/>
          <w:lang w:val="en-US"/>
        </w:rPr>
      </w:pPr>
    </w:p>
    <w:p w14:paraId="10AF4860" w14:textId="77777777" w:rsidR="007C2FBA" w:rsidRPr="00D454FE" w:rsidRDefault="007C2FBA" w:rsidP="007C2FBA">
      <w:pPr>
        <w:rPr>
          <w:ins w:id="983" w:author="Deepikaa Menon" w:date="2020-09-22T21:40:00Z"/>
          <w:strike/>
          <w:lang w:val="en-US"/>
        </w:rPr>
      </w:pPr>
      <w:ins w:id="984" w:author="Deepikaa Menon" w:date="2020-09-22T21:40:00Z">
        <w:r w:rsidRPr="00D454FE">
          <w:rPr>
            <w:strike/>
            <w:lang w:val="en-US"/>
          </w:rPr>
          <w:t xml:space="preserve">By gene duplication, diploid cells are generated containing either 4 copies of both </w:t>
        </w:r>
        <w:proofErr w:type="spellStart"/>
        <w:r w:rsidRPr="00D454FE">
          <w:rPr>
            <w:strike/>
            <w:lang w:val="en-US"/>
          </w:rPr>
          <w:t>Rvs</w:t>
        </w:r>
        <w:proofErr w:type="spellEnd"/>
        <w:r w:rsidRPr="00D454FE">
          <w:rPr>
            <w:strike/>
            <w:lang w:val="en-US"/>
          </w:rPr>
          <w:t xml:space="preserve"> genes, 2 copies of each gene (WT diploid), or 1 copy (by deleting one copy of Rvs167 and Rvs161). In diploid cells (Fig5d-f), </w:t>
        </w:r>
      </w:ins>
    </w:p>
    <w:p w14:paraId="2F78573A" w14:textId="77777777" w:rsidR="007C2FBA" w:rsidRPr="00D85EF5" w:rsidRDefault="007C2FBA" w:rsidP="007C2FBA">
      <w:pPr>
        <w:rPr>
          <w:ins w:id="985" w:author="Deepikaa Menon" w:date="2020-09-22T21:40:00Z"/>
          <w:lang w:val="en-US"/>
        </w:rPr>
      </w:pPr>
    </w:p>
    <w:p w14:paraId="36B7296F" w14:textId="77777777" w:rsidR="007C2FBA" w:rsidRPr="00D454FE" w:rsidRDefault="007C2FBA" w:rsidP="007C2FBA">
      <w:pPr>
        <w:rPr>
          <w:ins w:id="986" w:author="Deepikaa Menon" w:date="2020-09-22T21:40:00Z"/>
          <w:strike/>
          <w:lang w:val="en-US"/>
        </w:rPr>
      </w:pPr>
      <w:ins w:id="987" w:author="Deepikaa Menon" w:date="2020-09-22T21:40:00Z">
        <w:r w:rsidRPr="00D454FE">
          <w:rPr>
            <w:strike/>
            <w:lang w:val="en-US"/>
          </w:rPr>
          <w:t>(!!image panels not inserted yet)</w:t>
        </w:r>
      </w:ins>
    </w:p>
    <w:p w14:paraId="2BBD473D" w14:textId="77777777" w:rsidR="007C2FBA" w:rsidRDefault="007C2FBA" w:rsidP="007C2FBA">
      <w:pPr>
        <w:rPr>
          <w:ins w:id="988" w:author="Deepikaa Menon" w:date="2020-09-22T21:40:00Z"/>
          <w:strike/>
          <w:lang w:val="en-US"/>
        </w:rPr>
      </w:pPr>
      <w:ins w:id="989" w:author="Deepikaa Menon" w:date="2020-09-22T21:40:00Z">
        <w:r w:rsidRPr="00D454FE">
          <w:rPr>
            <w:strike/>
            <w:lang w:val="en-US"/>
          </w:rPr>
          <w:t>%%We measured the total number of Abp1 molecules at endocytic sites for different strains (Fig5g,h), and found that higher Abp1 numbers corresponds to larger Sla1 centroid movement. Total Abp1 numbers recruited are reduced for 1xBAR and \</w:t>
        </w:r>
        <w:proofErr w:type="spellStart"/>
        <w:r w:rsidRPr="00D454FE">
          <w:rPr>
            <w:strike/>
            <w:lang w:val="en-US"/>
          </w:rPr>
          <w:t>textit</w:t>
        </w:r>
        <w:proofErr w:type="spellEnd"/>
        <w:r w:rsidRPr="00D454FE">
          <w:rPr>
            <w:strike/>
            <w:lang w:val="en-US"/>
          </w:rPr>
          <w:t>{rvs167$\Delta$} strains (Fig5g,h), suggesting a correlation between the maximum number of Abp1 recruited and total invagination length. %</w:t>
        </w:r>
      </w:ins>
    </w:p>
    <w:p w14:paraId="11847FB6" w14:textId="77777777" w:rsidR="007C2FBA" w:rsidRPr="00C36001" w:rsidRDefault="007C2FBA" w:rsidP="004047C8">
      <w:pPr>
        <w:rPr>
          <w:sz w:val="20"/>
          <w:szCs w:val="20"/>
          <w:lang w:val="en-US"/>
        </w:rPr>
      </w:pPr>
    </w:p>
    <w:sectPr w:rsidR="007C2FBA" w:rsidRPr="00C36001" w:rsidSect="00C15D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ko Kaksonen" w:date="2020-08-11T13:52:00Z" w:initials="MK">
    <w:p w14:paraId="5DE7F842" w14:textId="77777777" w:rsidR="00820944" w:rsidRPr="00820944" w:rsidRDefault="00820944">
      <w:pPr>
        <w:pStyle w:val="CommentText"/>
        <w:rPr>
          <w:lang w:val="en-US"/>
        </w:rPr>
      </w:pPr>
      <w:r>
        <w:rPr>
          <w:rStyle w:val="CommentReference"/>
        </w:rPr>
        <w:annotationRef/>
      </w:r>
      <w:r>
        <w:rPr>
          <w:rStyle w:val="CommentReference"/>
          <w:lang w:val="en-US"/>
        </w:rPr>
        <w:t xml:space="preserve">It’s often better to phrase things in a positive </w:t>
      </w:r>
      <w:r w:rsidRPr="00820944">
        <w:rPr>
          <w:lang w:val="en-US"/>
        </w:rPr>
        <w:t xml:space="preserve"> </w:t>
      </w:r>
      <w:r>
        <w:rPr>
          <w:lang w:val="en-US"/>
        </w:rPr>
        <w:t xml:space="preserve">way: </w:t>
      </w:r>
      <w:proofErr w:type="spellStart"/>
      <w:r>
        <w:rPr>
          <w:lang w:val="en-US"/>
        </w:rPr>
        <w:t>Rvs</w:t>
      </w:r>
      <w:proofErr w:type="spellEnd"/>
      <w:r>
        <w:rPr>
          <w:lang w:val="en-US"/>
        </w:rPr>
        <w:t>, but not Vps1…. contribute…</w:t>
      </w:r>
    </w:p>
  </w:comment>
  <w:comment w:id="2" w:author="Marko Kaksonen" w:date="2020-08-11T13:56:00Z" w:initials="MK">
    <w:p w14:paraId="272BEE65" w14:textId="77777777" w:rsidR="00820944" w:rsidRPr="00820944" w:rsidRDefault="00820944">
      <w:pPr>
        <w:pStyle w:val="CommentText"/>
        <w:rPr>
          <w:lang w:val="en-US"/>
        </w:rPr>
      </w:pPr>
      <w:r w:rsidRPr="00820944">
        <w:rPr>
          <w:rStyle w:val="CommentReference"/>
          <w:lang w:val="en-US"/>
        </w:rPr>
        <w:annotationRef/>
      </w:r>
      <w:r w:rsidRPr="00820944">
        <w:rPr>
          <w:lang w:val="en-US"/>
        </w:rPr>
        <w:t>It’s usually good</w:t>
      </w:r>
      <w:r>
        <w:rPr>
          <w:lang w:val="en-US"/>
        </w:rPr>
        <w:t xml:space="preserve"> to start each results subsection, with a brief explanation about the question that is being asked/answered. E.g. To test for the roles of different candidate proteins in scission we….</w:t>
      </w:r>
    </w:p>
  </w:comment>
  <w:comment w:id="3" w:author="Marko Kaksonen" w:date="2020-08-11T13:58:00Z" w:initials="MK">
    <w:p w14:paraId="51B4B9D4" w14:textId="32C1CEC0" w:rsidR="001F4543" w:rsidRPr="001F4543" w:rsidRDefault="001F4543">
      <w:pPr>
        <w:pStyle w:val="CommentText"/>
        <w:rPr>
          <w:lang w:val="en-US"/>
        </w:rPr>
      </w:pPr>
      <w:r w:rsidRPr="001F4543">
        <w:rPr>
          <w:rStyle w:val="CommentReference"/>
          <w:lang w:val="en-US"/>
        </w:rPr>
        <w:annotationRef/>
      </w:r>
      <w:r w:rsidRPr="001F4543">
        <w:rPr>
          <w:lang w:val="en-US"/>
        </w:rPr>
        <w:t>It’s not quite clear w</w:t>
      </w:r>
      <w:r>
        <w:rPr>
          <w:lang w:val="en-US"/>
        </w:rPr>
        <w:t xml:space="preserve">hy the PRD is brought up here. This sentence seems to be in conflict with the next one. (Vps1 doesn’t have the domain needed for localization, but </w:t>
      </w:r>
    </w:p>
  </w:comment>
  <w:comment w:id="15" w:author="Marko Kaksonen" w:date="2020-08-11T14:14:00Z" w:initials="MK">
    <w:p w14:paraId="21D71B19" w14:textId="51957051" w:rsidR="00FE0C43" w:rsidRPr="00FE0C43" w:rsidRDefault="00FE0C43">
      <w:pPr>
        <w:pStyle w:val="CommentText"/>
        <w:rPr>
          <w:lang w:val="en-US"/>
        </w:rPr>
      </w:pPr>
      <w:r>
        <w:rPr>
          <w:rStyle w:val="CommentReference"/>
        </w:rPr>
        <w:annotationRef/>
      </w:r>
      <w:r w:rsidRPr="00FE0C43">
        <w:rPr>
          <w:lang w:val="en-US"/>
        </w:rPr>
        <w:t xml:space="preserve">There should be a clear statement </w:t>
      </w:r>
      <w:r>
        <w:rPr>
          <w:lang w:val="en-US"/>
        </w:rPr>
        <w:t>about the controversy in the literature. Otherwise the reader may be left confused when we give these obviously conflicting “facts”.</w:t>
      </w:r>
    </w:p>
  </w:comment>
  <w:comment w:id="91" w:author="Marko Kaksonen" w:date="2020-08-11T14:16:00Z" w:initials="MK">
    <w:p w14:paraId="724F087C" w14:textId="788647BC" w:rsidR="000E28F4" w:rsidRPr="000E28F4" w:rsidRDefault="000E28F4">
      <w:pPr>
        <w:pStyle w:val="CommentText"/>
        <w:rPr>
          <w:lang w:val="en-US"/>
        </w:rPr>
      </w:pPr>
      <w:r>
        <w:rPr>
          <w:rStyle w:val="CommentReference"/>
        </w:rPr>
        <w:annotationRef/>
      </w:r>
      <w:r w:rsidRPr="000E28F4">
        <w:rPr>
          <w:lang w:val="en-US"/>
        </w:rPr>
        <w:t>You cannot sequence the open re</w:t>
      </w:r>
      <w:r>
        <w:rPr>
          <w:lang w:val="en-US"/>
        </w:rPr>
        <w:t>ading frame if it is deleted?</w:t>
      </w:r>
    </w:p>
  </w:comment>
  <w:comment w:id="101" w:author="Marko Kaksonen" w:date="2020-08-11T14:19:00Z" w:initials="MK">
    <w:p w14:paraId="1D40CB61" w14:textId="0BE6FB02" w:rsidR="00767AED" w:rsidRPr="00767AED" w:rsidRDefault="00767AED">
      <w:pPr>
        <w:pStyle w:val="CommentText"/>
        <w:rPr>
          <w:lang w:val="en-US"/>
        </w:rPr>
      </w:pPr>
      <w:r>
        <w:rPr>
          <w:rStyle w:val="CommentReference"/>
        </w:rPr>
        <w:annotationRef/>
      </w:r>
      <w:r w:rsidRPr="00767AED">
        <w:rPr>
          <w:lang w:val="en-US"/>
        </w:rPr>
        <w:t xml:space="preserve">I would avoid </w:t>
      </w:r>
      <w:r w:rsidR="00BB7B8C">
        <w:rPr>
          <w:lang w:val="en-US"/>
        </w:rPr>
        <w:t xml:space="preserve">the word </w:t>
      </w:r>
      <w:r w:rsidR="002D19D3">
        <w:rPr>
          <w:lang w:val="en-US"/>
        </w:rPr>
        <w:t>“</w:t>
      </w:r>
      <w:r w:rsidRPr="00767AED">
        <w:rPr>
          <w:lang w:val="en-US"/>
        </w:rPr>
        <w:t>pulled</w:t>
      </w:r>
      <w:r w:rsidR="002D19D3">
        <w:rPr>
          <w:lang w:val="en-US"/>
        </w:rPr>
        <w:t>”</w:t>
      </w:r>
      <w:r w:rsidRPr="00767AED">
        <w:rPr>
          <w:lang w:val="en-US"/>
        </w:rPr>
        <w:t xml:space="preserve"> (or </w:t>
      </w:r>
      <w:r w:rsidR="002D19D3">
        <w:rPr>
          <w:lang w:val="en-US"/>
        </w:rPr>
        <w:t>“</w:t>
      </w:r>
      <w:r w:rsidRPr="00767AED">
        <w:rPr>
          <w:lang w:val="en-US"/>
        </w:rPr>
        <w:t>push</w:t>
      </w:r>
      <w:r>
        <w:rPr>
          <w:lang w:val="en-US"/>
        </w:rPr>
        <w:t>ed</w:t>
      </w:r>
      <w:r w:rsidR="002D19D3">
        <w:rPr>
          <w:lang w:val="en-US"/>
        </w:rPr>
        <w:t>”</w:t>
      </w:r>
      <w:r>
        <w:rPr>
          <w:lang w:val="en-US"/>
        </w:rPr>
        <w:t>), which</w:t>
      </w:r>
      <w:r w:rsidR="002D19D3">
        <w:rPr>
          <w:lang w:val="en-US"/>
        </w:rPr>
        <w:t>,</w:t>
      </w:r>
      <w:r>
        <w:rPr>
          <w:lang w:val="en-US"/>
        </w:rPr>
        <w:t xml:space="preserve"> I feel</w:t>
      </w:r>
      <w:r w:rsidR="002D19D3">
        <w:rPr>
          <w:lang w:val="en-US"/>
        </w:rPr>
        <w:t>,</w:t>
      </w:r>
      <w:r>
        <w:rPr>
          <w:lang w:val="en-US"/>
        </w:rPr>
        <w:t xml:space="preserve"> can be a bit confusing. </w:t>
      </w:r>
    </w:p>
  </w:comment>
  <w:comment w:id="107" w:author="Marko Kaksonen" w:date="2020-08-11T14:21:00Z" w:initials="MK">
    <w:p w14:paraId="62B4E3CF" w14:textId="1DE02FFF" w:rsidR="00123EB5" w:rsidRPr="00123EB5" w:rsidRDefault="00123EB5">
      <w:pPr>
        <w:pStyle w:val="CommentText"/>
        <w:rPr>
          <w:lang w:val="en-US"/>
        </w:rPr>
      </w:pPr>
      <w:r>
        <w:rPr>
          <w:rStyle w:val="CommentReference"/>
        </w:rPr>
        <w:annotationRef/>
      </w:r>
      <w:r w:rsidRPr="00123EB5">
        <w:rPr>
          <w:lang w:val="en-US"/>
        </w:rPr>
        <w:t>«</w:t>
      </w:r>
      <w:proofErr w:type="spellStart"/>
      <w:r w:rsidRPr="00123EB5">
        <w:rPr>
          <w:lang w:val="en-US"/>
        </w:rPr>
        <w:t>behaviour</w:t>
      </w:r>
      <w:proofErr w:type="spellEnd"/>
      <w:r w:rsidRPr="00123EB5">
        <w:rPr>
          <w:lang w:val="en-US"/>
        </w:rPr>
        <w:t>» is rather vague term</w:t>
      </w:r>
    </w:p>
  </w:comment>
  <w:comment w:id="120" w:author="Marko Kaksonen" w:date="2020-08-11T15:00:00Z" w:initials="MK">
    <w:p w14:paraId="1DDA1D26" w14:textId="0CD86ADA" w:rsidR="00043AF6" w:rsidRPr="00043AF6" w:rsidRDefault="00043AF6">
      <w:pPr>
        <w:pStyle w:val="CommentText"/>
        <w:rPr>
          <w:lang w:val="en-US"/>
        </w:rPr>
      </w:pPr>
      <w:r>
        <w:rPr>
          <w:rStyle w:val="CommentReference"/>
        </w:rPr>
        <w:annotationRef/>
      </w:r>
      <w:r w:rsidRPr="00043AF6">
        <w:rPr>
          <w:lang w:val="en-US"/>
        </w:rPr>
        <w:t>What is «total inward movement»</w:t>
      </w:r>
      <w:r>
        <w:rPr>
          <w:lang w:val="en-US"/>
        </w:rPr>
        <w:t>?</w:t>
      </w:r>
    </w:p>
  </w:comment>
  <w:comment w:id="121" w:author="Deepikaa Menon" w:date="2020-09-22T22:29:00Z" w:initials="MOU">
    <w:p w14:paraId="360BC04E" w14:textId="7BDD3604" w:rsidR="00B815A5" w:rsidRDefault="00B815A5">
      <w:pPr>
        <w:pStyle w:val="CommentText"/>
      </w:pPr>
      <w:r>
        <w:rPr>
          <w:rStyle w:val="CommentReference"/>
        </w:rPr>
        <w:annotationRef/>
      </w:r>
    </w:p>
  </w:comment>
  <w:comment w:id="171" w:author="Deepikaa Menon" w:date="2020-09-23T14:23:00Z" w:initials="MOU">
    <w:p w14:paraId="09328C4D" w14:textId="274785C0" w:rsidR="00151700" w:rsidRPr="009C7690" w:rsidRDefault="00151700">
      <w:pPr>
        <w:pStyle w:val="CommentText"/>
        <w:rPr>
          <w:lang w:val="en-US"/>
        </w:rPr>
      </w:pPr>
      <w:r>
        <w:rPr>
          <w:rStyle w:val="CommentReference"/>
        </w:rPr>
        <w:annotationRef/>
      </w:r>
      <w:r w:rsidRPr="009C7690">
        <w:rPr>
          <w:lang w:val="en-US"/>
        </w:rPr>
        <w:t>Alignment explanation only comes in next section..</w:t>
      </w:r>
    </w:p>
  </w:comment>
  <w:comment w:id="228" w:author="Marko Kaksonen" w:date="2020-08-11T15:52:00Z" w:initials="MK">
    <w:p w14:paraId="6939219C" w14:textId="37CE796F" w:rsidR="00857359" w:rsidRPr="00857359" w:rsidRDefault="00857359">
      <w:pPr>
        <w:pStyle w:val="CommentText"/>
        <w:rPr>
          <w:lang w:val="en-US"/>
        </w:rPr>
      </w:pPr>
      <w:r>
        <w:rPr>
          <w:rStyle w:val="CommentReference"/>
        </w:rPr>
        <w:annotationRef/>
      </w:r>
      <w:r w:rsidRPr="00857359">
        <w:rPr>
          <w:lang w:val="en-US"/>
        </w:rPr>
        <w:t>This section could al</w:t>
      </w:r>
      <w:r>
        <w:rPr>
          <w:lang w:val="en-US"/>
        </w:rPr>
        <w:t>so start with a sentence that describes the main question.</w:t>
      </w:r>
    </w:p>
  </w:comment>
  <w:comment w:id="230" w:author="Marko Kaksonen" w:date="2020-08-11T15:51:00Z" w:initials="MK">
    <w:p w14:paraId="6FE4273C" w14:textId="0218F4B1" w:rsidR="00AD6AAE" w:rsidRPr="00AD6AAE" w:rsidRDefault="00AD6AAE">
      <w:pPr>
        <w:pStyle w:val="CommentText"/>
        <w:rPr>
          <w:lang w:val="en-US"/>
        </w:rPr>
      </w:pPr>
      <w:r>
        <w:rPr>
          <w:rStyle w:val="CommentReference"/>
        </w:rPr>
        <w:annotationRef/>
      </w:r>
      <w:r w:rsidRPr="00AD6AAE">
        <w:rPr>
          <w:lang w:val="en-US"/>
        </w:rPr>
        <w:t>Fig 1A is not cited?</w:t>
      </w:r>
    </w:p>
  </w:comment>
  <w:comment w:id="275" w:author="Marko Kaksonen" w:date="2020-08-11T15:51:00Z" w:initials="MK">
    <w:p w14:paraId="5FD6FE60" w14:textId="0D355143" w:rsidR="002C2FC2" w:rsidRPr="002C2FC2" w:rsidRDefault="002C2FC2">
      <w:pPr>
        <w:pStyle w:val="CommentText"/>
        <w:rPr>
          <w:lang w:val="en-US"/>
        </w:rPr>
      </w:pPr>
      <w:r>
        <w:rPr>
          <w:rStyle w:val="CommentReference"/>
        </w:rPr>
        <w:annotationRef/>
      </w:r>
      <w:r w:rsidRPr="002C2FC2">
        <w:rPr>
          <w:lang w:val="en-US"/>
        </w:rPr>
        <w:t>Explain a bit more how this alig</w:t>
      </w:r>
      <w:r>
        <w:rPr>
          <w:lang w:val="en-US"/>
        </w:rPr>
        <w:t>nment was obtained, and why it was done.</w:t>
      </w:r>
    </w:p>
  </w:comment>
  <w:comment w:id="334" w:author="Marko Kaksonen" w:date="2020-08-11T15:54:00Z" w:initials="MK">
    <w:p w14:paraId="3CC0A89B" w14:textId="44C385F1" w:rsidR="008A5A0F" w:rsidRPr="008A5A0F" w:rsidRDefault="008A5A0F">
      <w:pPr>
        <w:pStyle w:val="CommentText"/>
        <w:rPr>
          <w:lang w:val="en-US"/>
        </w:rPr>
      </w:pPr>
      <w:r>
        <w:rPr>
          <w:rStyle w:val="CommentReference"/>
        </w:rPr>
        <w:annotationRef/>
      </w:r>
      <w:r w:rsidRPr="008A5A0F">
        <w:rPr>
          <w:rStyle w:val="CommentReference"/>
          <w:lang w:val="en-US"/>
        </w:rPr>
        <w:t>Wouldn’t</w:t>
      </w:r>
      <w:r w:rsidRPr="008A5A0F">
        <w:rPr>
          <w:lang w:val="en-US"/>
        </w:rPr>
        <w:t xml:space="preserve"> thi</w:t>
      </w:r>
      <w:r>
        <w:rPr>
          <w:lang w:val="en-US"/>
        </w:rPr>
        <w:t>s reasoning</w:t>
      </w:r>
      <w:r w:rsidRPr="008A5A0F">
        <w:rPr>
          <w:lang w:val="en-US"/>
        </w:rPr>
        <w:t xml:space="preserve"> apply </w:t>
      </w:r>
      <w:r>
        <w:rPr>
          <w:lang w:val="en-US"/>
        </w:rPr>
        <w:t xml:space="preserve">also </w:t>
      </w:r>
      <w:r w:rsidRPr="008A5A0F">
        <w:rPr>
          <w:lang w:val="en-US"/>
        </w:rPr>
        <w:t>to Inp53</w:t>
      </w:r>
      <w:r>
        <w:rPr>
          <w:lang w:val="en-US"/>
        </w:rPr>
        <w:t>?</w:t>
      </w:r>
    </w:p>
  </w:comment>
  <w:comment w:id="335" w:author="Deepikaa Menon" w:date="2020-08-21T18:53:00Z" w:initials="MOU">
    <w:p w14:paraId="2A745453" w14:textId="517089B6" w:rsidR="00B05CB5" w:rsidRPr="00B05CB5" w:rsidRDefault="00B05CB5">
      <w:pPr>
        <w:pStyle w:val="CommentText"/>
        <w:rPr>
          <w:lang w:val="en-US"/>
        </w:rPr>
      </w:pPr>
      <w:r>
        <w:rPr>
          <w:rStyle w:val="CommentReference"/>
        </w:rPr>
        <w:annotationRef/>
      </w:r>
      <w:r w:rsidRPr="00B05CB5">
        <w:rPr>
          <w:lang w:val="en-US"/>
        </w:rPr>
        <w:t xml:space="preserve">Covered by the first sentence? I would </w:t>
      </w:r>
      <w:r>
        <w:rPr>
          <w:lang w:val="en-US"/>
        </w:rPr>
        <w:t>just skip this sentence)</w:t>
      </w:r>
    </w:p>
  </w:comment>
  <w:comment w:id="368" w:author="Deepikaa Menon" w:date="2020-09-22T19:35:00Z" w:initials="MOU">
    <w:p w14:paraId="176AE708" w14:textId="5199277D" w:rsidR="00687BC5" w:rsidRPr="00687BC5" w:rsidRDefault="00687BC5">
      <w:pPr>
        <w:pStyle w:val="CommentText"/>
        <w:rPr>
          <w:lang w:val="en-US"/>
        </w:rPr>
      </w:pPr>
      <w:r>
        <w:rPr>
          <w:rStyle w:val="CommentReference"/>
        </w:rPr>
        <w:annotationRef/>
      </w:r>
      <w:r w:rsidRPr="00687BC5">
        <w:rPr>
          <w:lang w:val="en-US"/>
        </w:rPr>
        <w:t xml:space="preserve">Got to check this, </w:t>
      </w:r>
      <w:proofErr w:type="spellStart"/>
      <w:r w:rsidR="00114C1B">
        <w:rPr>
          <w:lang w:val="en-US"/>
        </w:rPr>
        <w:t>rvs</w:t>
      </w:r>
      <w:proofErr w:type="spellEnd"/>
      <w:r w:rsidR="00114C1B">
        <w:rPr>
          <w:lang w:val="en-US"/>
        </w:rPr>
        <w:t xml:space="preserve"> </w:t>
      </w:r>
      <w:r w:rsidRPr="00687BC5">
        <w:rPr>
          <w:lang w:val="en-US"/>
        </w:rPr>
        <w:t>disassembly should be longer cons</w:t>
      </w:r>
      <w:r>
        <w:rPr>
          <w:lang w:val="en-US"/>
        </w:rPr>
        <w:t xml:space="preserve">idering the lifetime apparent in the movement </w:t>
      </w:r>
    </w:p>
  </w:comment>
  <w:comment w:id="394" w:author="Deepikaa Menon" w:date="2020-09-22T22:51:00Z" w:initials="MOU">
    <w:p w14:paraId="5D91C6E7" w14:textId="472827BD" w:rsidR="00312165" w:rsidRPr="004302D8" w:rsidRDefault="00312165">
      <w:pPr>
        <w:pStyle w:val="CommentText"/>
        <w:rPr>
          <w:lang w:val="en-US"/>
        </w:rPr>
      </w:pPr>
      <w:r>
        <w:rPr>
          <w:rStyle w:val="CommentReference"/>
        </w:rPr>
        <w:annotationRef/>
      </w:r>
      <w:r w:rsidRPr="004302D8">
        <w:rPr>
          <w:lang w:val="en-US"/>
        </w:rPr>
        <w:t>How do we know scission happens</w:t>
      </w:r>
    </w:p>
  </w:comment>
  <w:comment w:id="433" w:author="Marko Kaksonen" w:date="2020-08-11T16:24:00Z" w:initials="MK">
    <w:p w14:paraId="24521BF1" w14:textId="77777777" w:rsidR="0033194A" w:rsidRPr="0019302F" w:rsidRDefault="0033194A" w:rsidP="0033194A">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443" w:author="Deepikaa Menon" w:date="2020-09-23T13:09:00Z" w:initials="MOU">
    <w:p w14:paraId="28122B07" w14:textId="1B93A0B2" w:rsidR="00D01E9A" w:rsidRPr="00D01E9A" w:rsidRDefault="00D01E9A">
      <w:pPr>
        <w:pStyle w:val="CommentText"/>
        <w:rPr>
          <w:lang w:val="en-US"/>
        </w:rPr>
      </w:pPr>
      <w:r>
        <w:rPr>
          <w:rStyle w:val="CommentReference"/>
        </w:rPr>
        <w:annotationRef/>
      </w:r>
      <w:r w:rsidRPr="00D01E9A">
        <w:rPr>
          <w:lang w:val="en-US"/>
        </w:rPr>
        <w:t xml:space="preserve">References repeated </w:t>
      </w:r>
      <w:r>
        <w:rPr>
          <w:lang w:val="en-US"/>
        </w:rPr>
        <w:t>two sections later</w:t>
      </w:r>
    </w:p>
  </w:comment>
  <w:comment w:id="459" w:author="Marko Kaksonen" w:date="2020-08-11T16:36:00Z" w:initials="MK">
    <w:p w14:paraId="4ADB9C79" w14:textId="27B3A0D3" w:rsidR="00405262" w:rsidRPr="00405262" w:rsidRDefault="00405262">
      <w:pPr>
        <w:pStyle w:val="CommentText"/>
        <w:rPr>
          <w:lang w:val="en-US"/>
        </w:rPr>
      </w:pPr>
      <w:r>
        <w:rPr>
          <w:rStyle w:val="CommentReference"/>
        </w:rPr>
        <w:annotationRef/>
      </w:r>
      <w:r w:rsidRPr="00405262">
        <w:rPr>
          <w:lang w:val="en-US"/>
        </w:rPr>
        <w:t>Why this colocalization? What does it tell?</w:t>
      </w:r>
    </w:p>
  </w:comment>
  <w:comment w:id="460" w:author="Deepikaa Menon" w:date="2020-08-26T18:47:00Z" w:initials="MOU">
    <w:p w14:paraId="3B076ED6" w14:textId="71BD220A" w:rsidR="003D69BA" w:rsidRPr="003D69BA" w:rsidRDefault="003D69BA">
      <w:pPr>
        <w:pStyle w:val="CommentText"/>
        <w:rPr>
          <w:lang w:val="en-US"/>
        </w:rPr>
      </w:pPr>
      <w:r>
        <w:rPr>
          <w:rStyle w:val="CommentReference"/>
        </w:rPr>
        <w:annotationRef/>
      </w:r>
      <w:r w:rsidRPr="003D69BA">
        <w:rPr>
          <w:lang w:val="en-US"/>
        </w:rPr>
        <w:t xml:space="preserve">At the end of </w:t>
      </w:r>
      <w:r>
        <w:rPr>
          <w:lang w:val="en-US"/>
        </w:rPr>
        <w:t>t</w:t>
      </w:r>
      <w:r w:rsidRPr="003D69BA">
        <w:rPr>
          <w:lang w:val="en-US"/>
        </w:rPr>
        <w:t>he paragrap</w:t>
      </w:r>
      <w:r>
        <w:rPr>
          <w:lang w:val="en-US"/>
        </w:rPr>
        <w:t xml:space="preserve">h? </w:t>
      </w:r>
    </w:p>
  </w:comment>
  <w:comment w:id="482" w:author="Marko Kaksonen" w:date="2020-08-11T16:39:00Z" w:initials="MK">
    <w:p w14:paraId="60E44580" w14:textId="3BE0B645" w:rsidR="006D2F54" w:rsidRPr="006D2F54" w:rsidRDefault="006D2F54">
      <w:pPr>
        <w:pStyle w:val="CommentText"/>
        <w:rPr>
          <w:lang w:val="en-US"/>
        </w:rPr>
      </w:pPr>
      <w:r w:rsidRPr="006D2F54">
        <w:rPr>
          <w:lang w:val="en-US"/>
        </w:rPr>
        <w:t xml:space="preserve">What are </w:t>
      </w:r>
      <w:r>
        <w:rPr>
          <w:rStyle w:val="CommentReference"/>
        </w:rPr>
        <w:annotationRef/>
      </w:r>
      <w:r w:rsidRPr="006D2F54">
        <w:rPr>
          <w:lang w:val="en-US"/>
        </w:rPr>
        <w:t xml:space="preserve">«actin-related proteins»? </w:t>
      </w:r>
      <w:r w:rsidR="000258CF">
        <w:rPr>
          <w:lang w:val="en-US"/>
        </w:rPr>
        <w:t>Arp2</w:t>
      </w:r>
      <w:r w:rsidR="00C505BA">
        <w:rPr>
          <w:lang w:val="en-US"/>
        </w:rPr>
        <w:t xml:space="preserve"> and </w:t>
      </w:r>
      <w:r w:rsidR="000258CF">
        <w:rPr>
          <w:lang w:val="en-US"/>
        </w:rPr>
        <w:t>3?</w:t>
      </w:r>
    </w:p>
  </w:comment>
  <w:comment w:id="526" w:author="Marko Kaksonen" w:date="2020-08-11T16:53:00Z" w:initials="MK">
    <w:p w14:paraId="71ED5FD3" w14:textId="6056B4E7" w:rsidR="00FC4710" w:rsidRPr="001D370B" w:rsidRDefault="00FC4710">
      <w:pPr>
        <w:pStyle w:val="CommentText"/>
        <w:rPr>
          <w:lang w:val="en-US"/>
        </w:rPr>
      </w:pPr>
      <w:r>
        <w:rPr>
          <w:rStyle w:val="CommentReference"/>
        </w:rPr>
        <w:annotationRef/>
      </w:r>
      <w:r w:rsidRPr="001D370B">
        <w:rPr>
          <w:lang w:val="en-US"/>
        </w:rPr>
        <w:t xml:space="preserve">Brief conclusions here. </w:t>
      </w:r>
    </w:p>
  </w:comment>
  <w:comment w:id="555" w:author="Marko Kaksonen" w:date="2020-08-11T16:54:00Z" w:initials="MK">
    <w:p w14:paraId="7B2B7F5D" w14:textId="10C9277B" w:rsidR="00C51111" w:rsidRPr="001D370B" w:rsidRDefault="00C51111">
      <w:pPr>
        <w:pStyle w:val="CommentText"/>
        <w:rPr>
          <w:lang w:val="en-US"/>
        </w:rPr>
      </w:pPr>
      <w:r>
        <w:rPr>
          <w:rStyle w:val="CommentReference"/>
        </w:rPr>
        <w:annotationRef/>
      </w:r>
      <w:r w:rsidRPr="001D370B">
        <w:rPr>
          <w:lang w:val="en-US"/>
        </w:rPr>
        <w:t>Be more specific.</w:t>
      </w:r>
    </w:p>
  </w:comment>
  <w:comment w:id="637" w:author="Marko Kaksonen" w:date="2020-08-11T16:57:00Z" w:initials="MK">
    <w:p w14:paraId="091565DE" w14:textId="268D7B92" w:rsidR="00EF747F" w:rsidRPr="001D370B" w:rsidRDefault="00EF747F">
      <w:pPr>
        <w:pStyle w:val="CommentText"/>
        <w:rPr>
          <w:lang w:val="en-US"/>
        </w:rPr>
      </w:pPr>
      <w:r>
        <w:rPr>
          <w:rStyle w:val="CommentReference"/>
        </w:rPr>
        <w:annotationRef/>
      </w:r>
      <w:r w:rsidRPr="001D370B">
        <w:rPr>
          <w:lang w:val="en-US"/>
        </w:rPr>
        <w:t>Delayed compared to what?</w:t>
      </w:r>
    </w:p>
  </w:comment>
  <w:comment w:id="642" w:author="Marko Kaksonen" w:date="2020-08-11T16:58:00Z" w:initials="MK">
    <w:p w14:paraId="794D10CF" w14:textId="2866230B" w:rsidR="00A12786" w:rsidRPr="004C50D5" w:rsidRDefault="00A12786">
      <w:pPr>
        <w:pStyle w:val="CommentText"/>
        <w:rPr>
          <w:lang w:val="en-US"/>
        </w:rPr>
      </w:pPr>
      <w:r>
        <w:rPr>
          <w:rStyle w:val="CommentReference"/>
        </w:rPr>
        <w:annotationRef/>
      </w:r>
      <w:r w:rsidRPr="004C50D5">
        <w:rPr>
          <w:lang w:val="en-US"/>
        </w:rPr>
        <w:t>What does this mean?</w:t>
      </w:r>
      <w:r w:rsidR="004C50D5">
        <w:rPr>
          <w:lang w:val="en-US"/>
        </w:rPr>
        <w:t xml:space="preserve"> Give the interpretation. </w:t>
      </w:r>
    </w:p>
  </w:comment>
  <w:comment w:id="643" w:author="Deepikaa Menon" w:date="2020-08-28T19:12:00Z" w:initials="MOU">
    <w:p w14:paraId="30CD5961" w14:textId="0BF80672" w:rsidR="00A41D8F" w:rsidRPr="00067231" w:rsidRDefault="00A41D8F">
      <w:pPr>
        <w:pStyle w:val="CommentText"/>
        <w:rPr>
          <w:lang w:val="en-US"/>
        </w:rPr>
      </w:pPr>
      <w:r>
        <w:rPr>
          <w:rStyle w:val="CommentReference"/>
        </w:rPr>
        <w:annotationRef/>
      </w:r>
      <w:r w:rsidRPr="00067231">
        <w:rPr>
          <w:lang w:val="en-US"/>
        </w:rPr>
        <w:t>Next sent</w:t>
      </w:r>
      <w:r w:rsidR="006E6E8D" w:rsidRPr="00067231">
        <w:rPr>
          <w:lang w:val="en-US"/>
        </w:rPr>
        <w:t>e</w:t>
      </w:r>
      <w:r w:rsidRPr="00067231">
        <w:rPr>
          <w:lang w:val="en-US"/>
        </w:rPr>
        <w:t>n</w:t>
      </w:r>
      <w:r w:rsidR="006E6E8D" w:rsidRPr="00067231">
        <w:rPr>
          <w:lang w:val="en-US"/>
        </w:rPr>
        <w:t>c</w:t>
      </w:r>
      <w:r w:rsidRPr="00067231">
        <w:rPr>
          <w:lang w:val="en-US"/>
        </w:rPr>
        <w:t>e?</w:t>
      </w:r>
    </w:p>
  </w:comment>
  <w:comment w:id="662" w:author="Deepikaa Menon" w:date="2020-09-23T13:58:00Z" w:initials="MOU">
    <w:p w14:paraId="19A2E5AE" w14:textId="43619E6A" w:rsidR="00A0733E" w:rsidRPr="00A0733E" w:rsidRDefault="00A0733E">
      <w:pPr>
        <w:pStyle w:val="CommentText"/>
        <w:rPr>
          <w:lang w:val="en-US"/>
        </w:rPr>
      </w:pPr>
      <w:r>
        <w:rPr>
          <w:rStyle w:val="CommentReference"/>
        </w:rPr>
        <w:annotationRef/>
      </w:r>
      <w:r w:rsidRPr="00A0733E">
        <w:rPr>
          <w:lang w:val="en-US"/>
        </w:rPr>
        <w:t>Why is</w:t>
      </w:r>
      <w:r w:rsidR="00015585">
        <w:rPr>
          <w:lang w:val="en-US"/>
        </w:rPr>
        <w:t xml:space="preserve"> </w:t>
      </w:r>
      <w:r w:rsidRPr="00A0733E">
        <w:rPr>
          <w:lang w:val="en-US"/>
        </w:rPr>
        <w:t>the sla1 slower?</w:t>
      </w:r>
      <w:r w:rsidR="00F106C6">
        <w:rPr>
          <w:lang w:val="en-US"/>
        </w:rPr>
        <w:t xml:space="preserve"> Discussion?</w:t>
      </w:r>
    </w:p>
  </w:comment>
  <w:comment w:id="687" w:author="Deepikaa Menon" w:date="2020-09-23T14:29:00Z" w:initials="MOU">
    <w:p w14:paraId="7D8C7B81" w14:textId="37F1370A" w:rsidR="004349A5" w:rsidRDefault="004349A5">
      <w:pPr>
        <w:pStyle w:val="CommentText"/>
      </w:pPr>
      <w:r>
        <w:rPr>
          <w:rStyle w:val="CommentReference"/>
        </w:rPr>
        <w:annotationRef/>
      </w:r>
      <w:r>
        <w:t xml:space="preserve">Not so </w:t>
      </w:r>
      <w:proofErr w:type="spellStart"/>
      <w:r>
        <w:t>clear</w:t>
      </w:r>
      <w:proofErr w:type="spellEnd"/>
    </w:p>
  </w:comment>
  <w:comment w:id="803" w:author="Deepikaa Menon" w:date="2020-09-22T21:43:00Z" w:initials="MOU">
    <w:p w14:paraId="50DE9443" w14:textId="1C48BAC7" w:rsidR="00A75724" w:rsidRPr="00F71372" w:rsidRDefault="00A75724">
      <w:pPr>
        <w:pStyle w:val="CommentText"/>
        <w:rPr>
          <w:lang w:val="en-US"/>
        </w:rPr>
      </w:pPr>
      <w:r>
        <w:rPr>
          <w:rStyle w:val="CommentReference"/>
        </w:rPr>
        <w:annotationRef/>
      </w:r>
      <w:r w:rsidRPr="00F71372">
        <w:rPr>
          <w:lang w:val="en-US"/>
        </w:rPr>
        <w:t>T</w:t>
      </w:r>
      <w:r w:rsidR="009D1D3E">
        <w:rPr>
          <w:lang w:val="en-US"/>
        </w:rPr>
        <w:t xml:space="preserve">ime alignment </w:t>
      </w:r>
      <w:r w:rsidRPr="00F71372">
        <w:rPr>
          <w:lang w:val="en-US"/>
        </w:rPr>
        <w:t xml:space="preserve"> is not shown?</w:t>
      </w:r>
      <w:r w:rsidR="009B5909">
        <w:rPr>
          <w:lang w:val="en-US"/>
        </w:rPr>
        <w:t xml:space="preserve"> Supplementary?</w:t>
      </w:r>
      <w:r w:rsidR="00A65861">
        <w:rPr>
          <w:lang w:val="en-US"/>
        </w:rPr>
        <w:t xml:space="preserve">  </w:t>
      </w:r>
    </w:p>
  </w:comment>
  <w:comment w:id="972" w:author="Deepikaa Menon" w:date="2020-09-23T14:03:00Z" w:initials="MOU">
    <w:p w14:paraId="4D54A4E1" w14:textId="6328951B" w:rsidR="00A97471" w:rsidRDefault="00A97471" w:rsidP="00A97471">
      <w:pPr>
        <w:rPr>
          <w:sz w:val="20"/>
          <w:szCs w:val="20"/>
          <w:lang w:val="en-US"/>
        </w:rPr>
      </w:pPr>
      <w:r>
        <w:rPr>
          <w:rStyle w:val="CommentReference"/>
        </w:rPr>
        <w:annotationRef/>
      </w:r>
      <w:r>
        <w:rPr>
          <w:sz w:val="20"/>
          <w:szCs w:val="20"/>
          <w:lang w:val="en-US"/>
        </w:rPr>
        <w:t>!! FIG5</w:t>
      </w:r>
      <w:r w:rsidR="004A0D1A">
        <w:rPr>
          <w:sz w:val="20"/>
          <w:szCs w:val="20"/>
          <w:lang w:val="en-US"/>
        </w:rPr>
        <w:t>H</w:t>
      </w:r>
      <w:r>
        <w:rPr>
          <w:sz w:val="20"/>
          <w:szCs w:val="20"/>
          <w:lang w:val="en-US"/>
        </w:rPr>
        <w:t xml:space="preserve"> is missing abp1 trace for </w:t>
      </w:r>
      <w:proofErr w:type="spellStart"/>
      <w:r>
        <w:rPr>
          <w:sz w:val="20"/>
          <w:szCs w:val="20"/>
          <w:lang w:val="en-US"/>
        </w:rPr>
        <w:t>rvsdeletion</w:t>
      </w:r>
      <w:proofErr w:type="spellEnd"/>
    </w:p>
    <w:p w14:paraId="350B5B7C" w14:textId="43462FD8" w:rsidR="00A97471" w:rsidRPr="00A97471" w:rsidRDefault="00A97471">
      <w:pPr>
        <w:pStyle w:val="CommentText"/>
        <w:rPr>
          <w:lang w:val="en-US"/>
        </w:rPr>
      </w:pPr>
    </w:p>
  </w:comment>
  <w:comment w:id="980" w:author="Marko Kaksonen" w:date="2020-08-11T17:05:00Z" w:initials="MK">
    <w:p w14:paraId="1762C6AE" w14:textId="77777777" w:rsidR="007C2FBA" w:rsidRPr="00511A79" w:rsidRDefault="007C2FBA" w:rsidP="007C2FBA">
      <w:pPr>
        <w:pStyle w:val="CommentText"/>
        <w:rPr>
          <w:lang w:val="en-US"/>
        </w:rPr>
      </w:pPr>
      <w:r>
        <w:rPr>
          <w:rStyle w:val="CommentReference"/>
        </w:rPr>
        <w:annotationRef/>
      </w:r>
      <w:r w:rsidRPr="00511A79">
        <w:rPr>
          <w:lang w:val="en-US"/>
        </w:rPr>
        <w:t xml:space="preserve">It might be better to start </w:t>
      </w:r>
      <w:r>
        <w:rPr>
          <w:lang w:val="en-US"/>
        </w:rPr>
        <w:t xml:space="preserve">by describing </w:t>
      </w:r>
      <w:r w:rsidRPr="00511A79">
        <w:rPr>
          <w:lang w:val="en-US"/>
        </w:rPr>
        <w:t xml:space="preserve">a </w:t>
      </w:r>
      <w:r>
        <w:rPr>
          <w:lang w:val="en-US"/>
        </w:rPr>
        <w:t xml:space="preserve">more general question that would provide a better motivation for all the experiments with different gene doses in diploids and haploids. </w:t>
      </w:r>
    </w:p>
  </w:comment>
  <w:comment w:id="981" w:author="Marko Kaksonen" w:date="2020-08-11T17:02:00Z" w:initials="MK">
    <w:p w14:paraId="436CBAAE" w14:textId="77777777" w:rsidR="007C2FBA" w:rsidRPr="00A960B7" w:rsidRDefault="007C2FBA" w:rsidP="007C2FBA">
      <w:pPr>
        <w:pStyle w:val="CommentText"/>
        <w:rPr>
          <w:lang w:val="en-US"/>
        </w:rPr>
      </w:pPr>
      <w:r>
        <w:rPr>
          <w:rStyle w:val="CommentReference"/>
        </w:rPr>
        <w:annotationRef/>
      </w:r>
      <w:r w:rsidRPr="00A960B7">
        <w:rPr>
          <w:lang w:val="en-US"/>
        </w:rPr>
        <w:t xml:space="preserve">Loss of SH3 interaction could lead </w:t>
      </w:r>
      <w:r>
        <w:rPr>
          <w:lang w:val="en-US"/>
        </w:rPr>
        <w:t xml:space="preserve">to reduced number of </w:t>
      </w:r>
      <w:proofErr w:type="spellStart"/>
      <w:r>
        <w:rPr>
          <w:lang w:val="en-US"/>
        </w:rPr>
        <w:t>Rvs</w:t>
      </w:r>
      <w:proofErr w:type="spellEnd"/>
      <w:r>
        <w:rPr>
          <w:lang w:val="en-US"/>
        </w:rPr>
        <w:t xml:space="preserve"> being recruited. These two options are not mutually exclusive.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E7F842" w15:done="0"/>
  <w15:commentEx w15:paraId="272BEE65" w15:done="0"/>
  <w15:commentEx w15:paraId="51B4B9D4" w15:done="0"/>
  <w15:commentEx w15:paraId="21D71B19" w15:done="0"/>
  <w15:commentEx w15:paraId="724F087C" w15:done="0"/>
  <w15:commentEx w15:paraId="1D40CB61" w15:done="0"/>
  <w15:commentEx w15:paraId="62B4E3CF" w15:done="0"/>
  <w15:commentEx w15:paraId="1DDA1D26" w15:done="0"/>
  <w15:commentEx w15:paraId="360BC04E" w15:paraIdParent="1DDA1D26" w15:done="0"/>
  <w15:commentEx w15:paraId="09328C4D" w15:done="0"/>
  <w15:commentEx w15:paraId="6939219C" w15:done="0"/>
  <w15:commentEx w15:paraId="6FE4273C" w15:done="0"/>
  <w15:commentEx w15:paraId="5FD6FE60" w15:done="0"/>
  <w15:commentEx w15:paraId="3CC0A89B" w15:done="0"/>
  <w15:commentEx w15:paraId="2A745453" w15:paraIdParent="3CC0A89B" w15:done="0"/>
  <w15:commentEx w15:paraId="176AE708" w15:done="0"/>
  <w15:commentEx w15:paraId="5D91C6E7" w15:done="0"/>
  <w15:commentEx w15:paraId="24521BF1" w15:done="0"/>
  <w15:commentEx w15:paraId="28122B07" w15:done="0"/>
  <w15:commentEx w15:paraId="4ADB9C79" w15:done="0"/>
  <w15:commentEx w15:paraId="3B076ED6" w15:paraIdParent="4ADB9C79" w15:done="0"/>
  <w15:commentEx w15:paraId="60E44580" w15:done="0"/>
  <w15:commentEx w15:paraId="71ED5FD3" w15:done="0"/>
  <w15:commentEx w15:paraId="7B2B7F5D" w15:done="0"/>
  <w15:commentEx w15:paraId="091565DE" w15:done="0"/>
  <w15:commentEx w15:paraId="794D10CF" w15:done="0"/>
  <w15:commentEx w15:paraId="30CD5961" w15:paraIdParent="794D10CF" w15:done="0"/>
  <w15:commentEx w15:paraId="19A2E5AE" w15:done="0"/>
  <w15:commentEx w15:paraId="7D8C7B81" w15:done="0"/>
  <w15:commentEx w15:paraId="50DE9443" w15:done="0"/>
  <w15:commentEx w15:paraId="350B5B7C" w15:done="0"/>
  <w15:commentEx w15:paraId="1762C6AE" w15:done="0"/>
  <w15:commentEx w15:paraId="436CBA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138" w16cex:dateUtc="2020-08-11T11:52:00Z"/>
  <w16cex:commentExtensible w16cex:durableId="22DD221B" w16cex:dateUtc="2020-08-11T11:56:00Z"/>
  <w16cex:commentExtensible w16cex:durableId="22DD2296" w16cex:dateUtc="2020-08-11T11:58:00Z"/>
  <w16cex:commentExtensible w16cex:durableId="22DD2658" w16cex:dateUtc="2020-08-11T12:14:00Z"/>
  <w16cex:commentExtensible w16cex:durableId="22DD26CF" w16cex:dateUtc="2020-08-11T12:16:00Z"/>
  <w16cex:commentExtensible w16cex:durableId="22DD2776" w16cex:dateUtc="2020-08-11T12:19:00Z"/>
  <w16cex:commentExtensible w16cex:durableId="22DD27E3" w16cex:dateUtc="2020-08-11T12:21:00Z"/>
  <w16cex:commentExtensible w16cex:durableId="22DD3116" w16cex:dateUtc="2020-08-11T13:00:00Z"/>
  <w16cex:commentExtensible w16cex:durableId="2314F95F" w16cex:dateUtc="2020-09-22T20:29:00Z"/>
  <w16cex:commentExtensible w16cex:durableId="2315D8E9" w16cex:dateUtc="2020-09-23T12:23:00Z"/>
  <w16cex:commentExtensible w16cex:durableId="22DD3D3C" w16cex:dateUtc="2020-08-11T13:52:00Z"/>
  <w16cex:commentExtensible w16cex:durableId="22DD3CF9" w16cex:dateUtc="2020-08-11T13:51:00Z"/>
  <w16cex:commentExtensible w16cex:durableId="22DD3D18" w16cex:dateUtc="2020-08-11T13:51:00Z"/>
  <w16cex:commentExtensible w16cex:durableId="22DD3DB1" w16cex:dateUtc="2020-08-11T13:54:00Z"/>
  <w16cex:commentExtensible w16cex:durableId="22EA96A3" w16cex:dateUtc="2020-08-21T16:53:00Z"/>
  <w16cex:commentExtensible w16cex:durableId="2314D081" w16cex:dateUtc="2020-09-22T17:35:00Z"/>
  <w16cex:commentExtensible w16cex:durableId="2314FE81" w16cex:dateUtc="2020-09-22T20:51:00Z"/>
  <w16cex:commentExtensible w16cex:durableId="22F0E3B6" w16cex:dateUtc="2020-08-11T14:24:00Z"/>
  <w16cex:commentExtensible w16cex:durableId="2315C798" w16cex:dateUtc="2020-09-23T11:09:00Z"/>
  <w16cex:commentExtensible w16cex:durableId="22DD4784" w16cex:dateUtc="2020-08-11T14:36:00Z"/>
  <w16cex:commentExtensible w16cex:durableId="22F12CA8" w16cex:dateUtc="2020-08-26T16:47:00Z"/>
  <w16cex:commentExtensible w16cex:durableId="22DD4846" w16cex:dateUtc="2020-08-11T14:39:00Z"/>
  <w16cex:commentExtensible w16cex:durableId="22DD4BA3" w16cex:dateUtc="2020-08-11T14:53:00Z"/>
  <w16cex:commentExtensible w16cex:durableId="22DD4BD1" w16cex:dateUtc="2020-08-11T14:54:00Z"/>
  <w16cex:commentExtensible w16cex:durableId="22DD4C78" w16cex:dateUtc="2020-08-11T14:57:00Z"/>
  <w16cex:commentExtensible w16cex:durableId="22DD4CAD" w16cex:dateUtc="2020-08-11T14:58:00Z"/>
  <w16cex:commentExtensible w16cex:durableId="22F3D5B7" w16cex:dateUtc="2020-08-28T17:12:00Z"/>
  <w16cex:commentExtensible w16cex:durableId="2315D303" w16cex:dateUtc="2020-09-23T11:58:00Z"/>
  <w16cex:commentExtensible w16cex:durableId="2315DA4E" w16cex:dateUtc="2020-09-23T12:29:00Z"/>
  <w16cex:commentExtensible w16cex:durableId="2314EE9A" w16cex:dateUtc="2020-09-22T19:43:00Z"/>
  <w16cex:commentExtensible w16cex:durableId="2315D43B" w16cex:dateUtc="2020-09-23T12:03:00Z"/>
  <w16cex:commentExtensible w16cex:durableId="2314EDE5" w16cex:dateUtc="2020-08-11T15:05:00Z"/>
  <w16cex:commentExtensible w16cex:durableId="2314EDE4" w16cex:dateUtc="2020-08-1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E7F842" w16cid:durableId="22DD2138"/>
  <w16cid:commentId w16cid:paraId="272BEE65" w16cid:durableId="22DD221B"/>
  <w16cid:commentId w16cid:paraId="51B4B9D4" w16cid:durableId="22DD2296"/>
  <w16cid:commentId w16cid:paraId="21D71B19" w16cid:durableId="22DD2658"/>
  <w16cid:commentId w16cid:paraId="724F087C" w16cid:durableId="22DD26CF"/>
  <w16cid:commentId w16cid:paraId="1D40CB61" w16cid:durableId="22DD2776"/>
  <w16cid:commentId w16cid:paraId="62B4E3CF" w16cid:durableId="22DD27E3"/>
  <w16cid:commentId w16cid:paraId="1DDA1D26" w16cid:durableId="22DD3116"/>
  <w16cid:commentId w16cid:paraId="360BC04E" w16cid:durableId="2314F95F"/>
  <w16cid:commentId w16cid:paraId="09328C4D" w16cid:durableId="2315D8E9"/>
  <w16cid:commentId w16cid:paraId="6939219C" w16cid:durableId="22DD3D3C"/>
  <w16cid:commentId w16cid:paraId="6FE4273C" w16cid:durableId="22DD3CF9"/>
  <w16cid:commentId w16cid:paraId="5FD6FE60" w16cid:durableId="22DD3D18"/>
  <w16cid:commentId w16cid:paraId="3CC0A89B" w16cid:durableId="22DD3DB1"/>
  <w16cid:commentId w16cid:paraId="2A745453" w16cid:durableId="22EA96A3"/>
  <w16cid:commentId w16cid:paraId="176AE708" w16cid:durableId="2314D081"/>
  <w16cid:commentId w16cid:paraId="5D91C6E7" w16cid:durableId="2314FE81"/>
  <w16cid:commentId w16cid:paraId="24521BF1" w16cid:durableId="22F0E3B6"/>
  <w16cid:commentId w16cid:paraId="28122B07" w16cid:durableId="2315C798"/>
  <w16cid:commentId w16cid:paraId="4ADB9C79" w16cid:durableId="22DD4784"/>
  <w16cid:commentId w16cid:paraId="3B076ED6" w16cid:durableId="22F12CA8"/>
  <w16cid:commentId w16cid:paraId="60E44580" w16cid:durableId="22DD4846"/>
  <w16cid:commentId w16cid:paraId="71ED5FD3" w16cid:durableId="22DD4BA3"/>
  <w16cid:commentId w16cid:paraId="7B2B7F5D" w16cid:durableId="22DD4BD1"/>
  <w16cid:commentId w16cid:paraId="091565DE" w16cid:durableId="22DD4C78"/>
  <w16cid:commentId w16cid:paraId="794D10CF" w16cid:durableId="22DD4CAD"/>
  <w16cid:commentId w16cid:paraId="30CD5961" w16cid:durableId="22F3D5B7"/>
  <w16cid:commentId w16cid:paraId="19A2E5AE" w16cid:durableId="2315D303"/>
  <w16cid:commentId w16cid:paraId="7D8C7B81" w16cid:durableId="2315DA4E"/>
  <w16cid:commentId w16cid:paraId="50DE9443" w16cid:durableId="2314EE9A"/>
  <w16cid:commentId w16cid:paraId="350B5B7C" w16cid:durableId="2315D43B"/>
  <w16cid:commentId w16cid:paraId="1762C6AE" w16cid:durableId="2314EDE5"/>
  <w16cid:commentId w16cid:paraId="436CBAAE" w16cid:durableId="2314EDE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Sans">
    <w:altName w:val="Cambria"/>
    <w:panose1 w:val="020B0604020202020204"/>
    <w:charset w:val="00"/>
    <w:family w:val="roman"/>
    <w:pitch w:val="default"/>
  </w:font>
  <w:font w:name="STIXMath">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B07CD0"/>
    <w:multiLevelType w:val="multilevel"/>
    <w:tmpl w:val="03CCFAB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DB0A1D"/>
    <w:multiLevelType w:val="multilevel"/>
    <w:tmpl w:val="7D743C1E"/>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B18E0"/>
    <w:multiLevelType w:val="multilevel"/>
    <w:tmpl w:val="2010528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o Kaksonen">
    <w15:presenceInfo w15:providerId="None" w15:userId="Marko Kaksonen"/>
  </w15:person>
  <w15:person w15:author="Deepikaa Menon">
    <w15:presenceInfo w15:providerId="None" w15:userId="Deepikaa Menon"/>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60B"/>
    <w:rsid w:val="00013B95"/>
    <w:rsid w:val="00014A40"/>
    <w:rsid w:val="00015585"/>
    <w:rsid w:val="000229B3"/>
    <w:rsid w:val="00024089"/>
    <w:rsid w:val="000243C2"/>
    <w:rsid w:val="00025007"/>
    <w:rsid w:val="000258CF"/>
    <w:rsid w:val="00033498"/>
    <w:rsid w:val="00040D08"/>
    <w:rsid w:val="00043AF6"/>
    <w:rsid w:val="00043EA2"/>
    <w:rsid w:val="00044D35"/>
    <w:rsid w:val="000457B4"/>
    <w:rsid w:val="00045846"/>
    <w:rsid w:val="00053BF5"/>
    <w:rsid w:val="000605F1"/>
    <w:rsid w:val="00060B3C"/>
    <w:rsid w:val="0006234D"/>
    <w:rsid w:val="00064617"/>
    <w:rsid w:val="0006721F"/>
    <w:rsid w:val="00067231"/>
    <w:rsid w:val="00070A77"/>
    <w:rsid w:val="00083E34"/>
    <w:rsid w:val="0008558D"/>
    <w:rsid w:val="00085772"/>
    <w:rsid w:val="00094458"/>
    <w:rsid w:val="00096381"/>
    <w:rsid w:val="000A3A09"/>
    <w:rsid w:val="000A54C8"/>
    <w:rsid w:val="000A6ABC"/>
    <w:rsid w:val="000B294E"/>
    <w:rsid w:val="000B474F"/>
    <w:rsid w:val="000B78E7"/>
    <w:rsid w:val="000C0852"/>
    <w:rsid w:val="000C1C95"/>
    <w:rsid w:val="000C1FCB"/>
    <w:rsid w:val="000C2957"/>
    <w:rsid w:val="000C36D6"/>
    <w:rsid w:val="000C4136"/>
    <w:rsid w:val="000C7B26"/>
    <w:rsid w:val="000D1EF4"/>
    <w:rsid w:val="000D22EF"/>
    <w:rsid w:val="000D49FD"/>
    <w:rsid w:val="000D7BD2"/>
    <w:rsid w:val="000D7DCB"/>
    <w:rsid w:val="000E1D82"/>
    <w:rsid w:val="000E28F4"/>
    <w:rsid w:val="000F42BB"/>
    <w:rsid w:val="000F4C57"/>
    <w:rsid w:val="00101B4D"/>
    <w:rsid w:val="0010427C"/>
    <w:rsid w:val="00113223"/>
    <w:rsid w:val="00114C1B"/>
    <w:rsid w:val="001224E2"/>
    <w:rsid w:val="00123D3E"/>
    <w:rsid w:val="00123EB5"/>
    <w:rsid w:val="0012633A"/>
    <w:rsid w:val="00134200"/>
    <w:rsid w:val="001359C6"/>
    <w:rsid w:val="00136A77"/>
    <w:rsid w:val="001372CF"/>
    <w:rsid w:val="001405E2"/>
    <w:rsid w:val="00143840"/>
    <w:rsid w:val="00143E9F"/>
    <w:rsid w:val="001460AD"/>
    <w:rsid w:val="00146E79"/>
    <w:rsid w:val="001505F6"/>
    <w:rsid w:val="0015125D"/>
    <w:rsid w:val="00151700"/>
    <w:rsid w:val="0015290B"/>
    <w:rsid w:val="00154E49"/>
    <w:rsid w:val="00160B05"/>
    <w:rsid w:val="00170F51"/>
    <w:rsid w:val="00172748"/>
    <w:rsid w:val="00174C79"/>
    <w:rsid w:val="00175952"/>
    <w:rsid w:val="00175F46"/>
    <w:rsid w:val="001844E3"/>
    <w:rsid w:val="00185CAC"/>
    <w:rsid w:val="00187E91"/>
    <w:rsid w:val="001900D6"/>
    <w:rsid w:val="001909E4"/>
    <w:rsid w:val="0019302F"/>
    <w:rsid w:val="00193882"/>
    <w:rsid w:val="00196535"/>
    <w:rsid w:val="001A060E"/>
    <w:rsid w:val="001A1DCE"/>
    <w:rsid w:val="001B187E"/>
    <w:rsid w:val="001B466F"/>
    <w:rsid w:val="001C28F7"/>
    <w:rsid w:val="001D18CE"/>
    <w:rsid w:val="001D18E4"/>
    <w:rsid w:val="001D23CC"/>
    <w:rsid w:val="001D370B"/>
    <w:rsid w:val="001D3E50"/>
    <w:rsid w:val="001E206F"/>
    <w:rsid w:val="001E2750"/>
    <w:rsid w:val="001E593D"/>
    <w:rsid w:val="001F3946"/>
    <w:rsid w:val="001F4543"/>
    <w:rsid w:val="001F468E"/>
    <w:rsid w:val="001F5880"/>
    <w:rsid w:val="001F68DB"/>
    <w:rsid w:val="001F6E5E"/>
    <w:rsid w:val="002001C4"/>
    <w:rsid w:val="00204936"/>
    <w:rsid w:val="0020564C"/>
    <w:rsid w:val="00206A4A"/>
    <w:rsid w:val="00207796"/>
    <w:rsid w:val="0021012B"/>
    <w:rsid w:val="00211406"/>
    <w:rsid w:val="00212DA3"/>
    <w:rsid w:val="00214437"/>
    <w:rsid w:val="0021458E"/>
    <w:rsid w:val="00214B90"/>
    <w:rsid w:val="0021547F"/>
    <w:rsid w:val="00222CAF"/>
    <w:rsid w:val="0022557F"/>
    <w:rsid w:val="002334A7"/>
    <w:rsid w:val="002348E1"/>
    <w:rsid w:val="002351C6"/>
    <w:rsid w:val="00235A04"/>
    <w:rsid w:val="00236250"/>
    <w:rsid w:val="00241C6B"/>
    <w:rsid w:val="00243620"/>
    <w:rsid w:val="00244B5E"/>
    <w:rsid w:val="00250960"/>
    <w:rsid w:val="0025385D"/>
    <w:rsid w:val="00254307"/>
    <w:rsid w:val="002550C1"/>
    <w:rsid w:val="0025563D"/>
    <w:rsid w:val="00255A11"/>
    <w:rsid w:val="00260FF3"/>
    <w:rsid w:val="00261B1D"/>
    <w:rsid w:val="00267224"/>
    <w:rsid w:val="0026735D"/>
    <w:rsid w:val="00267E00"/>
    <w:rsid w:val="00272E7D"/>
    <w:rsid w:val="00273235"/>
    <w:rsid w:val="00275F57"/>
    <w:rsid w:val="002767A0"/>
    <w:rsid w:val="002815F6"/>
    <w:rsid w:val="002836CC"/>
    <w:rsid w:val="0028507F"/>
    <w:rsid w:val="00285659"/>
    <w:rsid w:val="0028740A"/>
    <w:rsid w:val="002907AE"/>
    <w:rsid w:val="00292D67"/>
    <w:rsid w:val="002942A1"/>
    <w:rsid w:val="002A4349"/>
    <w:rsid w:val="002B2248"/>
    <w:rsid w:val="002B2A95"/>
    <w:rsid w:val="002B3B1B"/>
    <w:rsid w:val="002B3C71"/>
    <w:rsid w:val="002B46EE"/>
    <w:rsid w:val="002B5546"/>
    <w:rsid w:val="002B58A7"/>
    <w:rsid w:val="002B62B6"/>
    <w:rsid w:val="002B73B6"/>
    <w:rsid w:val="002C1F78"/>
    <w:rsid w:val="002C2FC2"/>
    <w:rsid w:val="002C42F3"/>
    <w:rsid w:val="002C6B3A"/>
    <w:rsid w:val="002D19D3"/>
    <w:rsid w:val="002E15DE"/>
    <w:rsid w:val="002F11D8"/>
    <w:rsid w:val="002F1419"/>
    <w:rsid w:val="00300BB7"/>
    <w:rsid w:val="00303062"/>
    <w:rsid w:val="003046C5"/>
    <w:rsid w:val="0030667B"/>
    <w:rsid w:val="00307A5F"/>
    <w:rsid w:val="00311A1B"/>
    <w:rsid w:val="00312165"/>
    <w:rsid w:val="00317217"/>
    <w:rsid w:val="003173DB"/>
    <w:rsid w:val="00322206"/>
    <w:rsid w:val="00322674"/>
    <w:rsid w:val="0033194A"/>
    <w:rsid w:val="00335565"/>
    <w:rsid w:val="003371EC"/>
    <w:rsid w:val="00343E15"/>
    <w:rsid w:val="00346D84"/>
    <w:rsid w:val="00350011"/>
    <w:rsid w:val="00354435"/>
    <w:rsid w:val="00355EC1"/>
    <w:rsid w:val="0035620A"/>
    <w:rsid w:val="0035622D"/>
    <w:rsid w:val="003604FC"/>
    <w:rsid w:val="00360E93"/>
    <w:rsid w:val="003634BC"/>
    <w:rsid w:val="00366709"/>
    <w:rsid w:val="00372838"/>
    <w:rsid w:val="00373557"/>
    <w:rsid w:val="003748D3"/>
    <w:rsid w:val="00380C5C"/>
    <w:rsid w:val="00381C3F"/>
    <w:rsid w:val="0038763E"/>
    <w:rsid w:val="00394687"/>
    <w:rsid w:val="00396E99"/>
    <w:rsid w:val="003A15C4"/>
    <w:rsid w:val="003A2B5D"/>
    <w:rsid w:val="003A4BED"/>
    <w:rsid w:val="003B128D"/>
    <w:rsid w:val="003B1FA0"/>
    <w:rsid w:val="003B36D7"/>
    <w:rsid w:val="003B6C48"/>
    <w:rsid w:val="003C1C07"/>
    <w:rsid w:val="003C1D7B"/>
    <w:rsid w:val="003D6065"/>
    <w:rsid w:val="003D69BA"/>
    <w:rsid w:val="003D6C8A"/>
    <w:rsid w:val="003E0BDC"/>
    <w:rsid w:val="003E16DA"/>
    <w:rsid w:val="003E1D02"/>
    <w:rsid w:val="003E2834"/>
    <w:rsid w:val="003E2A04"/>
    <w:rsid w:val="003E446A"/>
    <w:rsid w:val="003E6356"/>
    <w:rsid w:val="003E6382"/>
    <w:rsid w:val="003E6617"/>
    <w:rsid w:val="003F0F4A"/>
    <w:rsid w:val="003F5882"/>
    <w:rsid w:val="003F590E"/>
    <w:rsid w:val="003F5958"/>
    <w:rsid w:val="00400C34"/>
    <w:rsid w:val="00400F3E"/>
    <w:rsid w:val="004011AD"/>
    <w:rsid w:val="0040225A"/>
    <w:rsid w:val="00403567"/>
    <w:rsid w:val="004047C8"/>
    <w:rsid w:val="00405262"/>
    <w:rsid w:val="00414684"/>
    <w:rsid w:val="0042201D"/>
    <w:rsid w:val="004232A1"/>
    <w:rsid w:val="004250CB"/>
    <w:rsid w:val="004302D8"/>
    <w:rsid w:val="0043057B"/>
    <w:rsid w:val="004327A3"/>
    <w:rsid w:val="00433452"/>
    <w:rsid w:val="004349A5"/>
    <w:rsid w:val="0043513C"/>
    <w:rsid w:val="004379C3"/>
    <w:rsid w:val="004434AE"/>
    <w:rsid w:val="004439FF"/>
    <w:rsid w:val="004444E7"/>
    <w:rsid w:val="00445273"/>
    <w:rsid w:val="004469A6"/>
    <w:rsid w:val="004469B2"/>
    <w:rsid w:val="004477CE"/>
    <w:rsid w:val="00452086"/>
    <w:rsid w:val="00454929"/>
    <w:rsid w:val="004556EA"/>
    <w:rsid w:val="00462D65"/>
    <w:rsid w:val="004631C7"/>
    <w:rsid w:val="00465CDC"/>
    <w:rsid w:val="004678A9"/>
    <w:rsid w:val="00467C0D"/>
    <w:rsid w:val="004736E2"/>
    <w:rsid w:val="0047595C"/>
    <w:rsid w:val="00476EDD"/>
    <w:rsid w:val="004804AF"/>
    <w:rsid w:val="00481CFB"/>
    <w:rsid w:val="004824A6"/>
    <w:rsid w:val="00483940"/>
    <w:rsid w:val="00484A83"/>
    <w:rsid w:val="00486AA6"/>
    <w:rsid w:val="00495BCA"/>
    <w:rsid w:val="0049661A"/>
    <w:rsid w:val="0049760B"/>
    <w:rsid w:val="004A0D1A"/>
    <w:rsid w:val="004A29F3"/>
    <w:rsid w:val="004A2F7E"/>
    <w:rsid w:val="004A47AC"/>
    <w:rsid w:val="004A4E54"/>
    <w:rsid w:val="004A6048"/>
    <w:rsid w:val="004A6858"/>
    <w:rsid w:val="004A6F2F"/>
    <w:rsid w:val="004B2221"/>
    <w:rsid w:val="004B2DB9"/>
    <w:rsid w:val="004B3257"/>
    <w:rsid w:val="004B4674"/>
    <w:rsid w:val="004B5B3B"/>
    <w:rsid w:val="004B6220"/>
    <w:rsid w:val="004B7201"/>
    <w:rsid w:val="004B7E2E"/>
    <w:rsid w:val="004C4209"/>
    <w:rsid w:val="004C50D5"/>
    <w:rsid w:val="004C61FE"/>
    <w:rsid w:val="004C687D"/>
    <w:rsid w:val="004D2501"/>
    <w:rsid w:val="004D2E75"/>
    <w:rsid w:val="004D6392"/>
    <w:rsid w:val="004E0202"/>
    <w:rsid w:val="004E191D"/>
    <w:rsid w:val="004E4A09"/>
    <w:rsid w:val="004E68B5"/>
    <w:rsid w:val="004F1B4E"/>
    <w:rsid w:val="004F5C75"/>
    <w:rsid w:val="00505B74"/>
    <w:rsid w:val="00505F06"/>
    <w:rsid w:val="00506CBB"/>
    <w:rsid w:val="00507248"/>
    <w:rsid w:val="005074CC"/>
    <w:rsid w:val="00511A79"/>
    <w:rsid w:val="00512301"/>
    <w:rsid w:val="0051353E"/>
    <w:rsid w:val="005135CE"/>
    <w:rsid w:val="00514D92"/>
    <w:rsid w:val="00515A1E"/>
    <w:rsid w:val="00521600"/>
    <w:rsid w:val="00521C2E"/>
    <w:rsid w:val="00521DF9"/>
    <w:rsid w:val="00523FED"/>
    <w:rsid w:val="00524C2D"/>
    <w:rsid w:val="00525104"/>
    <w:rsid w:val="0053184D"/>
    <w:rsid w:val="00531E18"/>
    <w:rsid w:val="00533883"/>
    <w:rsid w:val="00535258"/>
    <w:rsid w:val="00535732"/>
    <w:rsid w:val="005433D1"/>
    <w:rsid w:val="0054344C"/>
    <w:rsid w:val="00544D2B"/>
    <w:rsid w:val="005500A3"/>
    <w:rsid w:val="00551342"/>
    <w:rsid w:val="0055262E"/>
    <w:rsid w:val="0056000C"/>
    <w:rsid w:val="0056103B"/>
    <w:rsid w:val="00561CB9"/>
    <w:rsid w:val="00561EDC"/>
    <w:rsid w:val="005638AB"/>
    <w:rsid w:val="00564367"/>
    <w:rsid w:val="00571252"/>
    <w:rsid w:val="005745AF"/>
    <w:rsid w:val="005911DF"/>
    <w:rsid w:val="00592F79"/>
    <w:rsid w:val="00593658"/>
    <w:rsid w:val="005A21E0"/>
    <w:rsid w:val="005A3065"/>
    <w:rsid w:val="005B35B7"/>
    <w:rsid w:val="005B667B"/>
    <w:rsid w:val="005B7C1F"/>
    <w:rsid w:val="005C248E"/>
    <w:rsid w:val="005C3A28"/>
    <w:rsid w:val="005C462C"/>
    <w:rsid w:val="005C7D2C"/>
    <w:rsid w:val="005D1033"/>
    <w:rsid w:val="005D310B"/>
    <w:rsid w:val="005D360B"/>
    <w:rsid w:val="005D366E"/>
    <w:rsid w:val="005D39FF"/>
    <w:rsid w:val="005D6C38"/>
    <w:rsid w:val="005D72D9"/>
    <w:rsid w:val="005E1AF3"/>
    <w:rsid w:val="005E2628"/>
    <w:rsid w:val="005E33F5"/>
    <w:rsid w:val="005E5884"/>
    <w:rsid w:val="005E7CDF"/>
    <w:rsid w:val="005F1BEC"/>
    <w:rsid w:val="005F3B47"/>
    <w:rsid w:val="005F4F2C"/>
    <w:rsid w:val="005F63D0"/>
    <w:rsid w:val="00603925"/>
    <w:rsid w:val="00603AFC"/>
    <w:rsid w:val="00604820"/>
    <w:rsid w:val="00604B66"/>
    <w:rsid w:val="006053C4"/>
    <w:rsid w:val="00605579"/>
    <w:rsid w:val="00605934"/>
    <w:rsid w:val="00605D68"/>
    <w:rsid w:val="00617312"/>
    <w:rsid w:val="00617C6E"/>
    <w:rsid w:val="0062319E"/>
    <w:rsid w:val="006240D0"/>
    <w:rsid w:val="006251AE"/>
    <w:rsid w:val="0063353C"/>
    <w:rsid w:val="00637FDE"/>
    <w:rsid w:val="00640155"/>
    <w:rsid w:val="00640460"/>
    <w:rsid w:val="00643483"/>
    <w:rsid w:val="00644007"/>
    <w:rsid w:val="00644CB1"/>
    <w:rsid w:val="00645A86"/>
    <w:rsid w:val="00646E82"/>
    <w:rsid w:val="00647073"/>
    <w:rsid w:val="00651715"/>
    <w:rsid w:val="006530F4"/>
    <w:rsid w:val="0065526B"/>
    <w:rsid w:val="0065749B"/>
    <w:rsid w:val="006625CA"/>
    <w:rsid w:val="006628DD"/>
    <w:rsid w:val="00662FE1"/>
    <w:rsid w:val="006701FD"/>
    <w:rsid w:val="006713B7"/>
    <w:rsid w:val="006765DA"/>
    <w:rsid w:val="00681BBD"/>
    <w:rsid w:val="00682E52"/>
    <w:rsid w:val="006841C3"/>
    <w:rsid w:val="00684A4F"/>
    <w:rsid w:val="00687BC5"/>
    <w:rsid w:val="006938AF"/>
    <w:rsid w:val="00695335"/>
    <w:rsid w:val="006A0C15"/>
    <w:rsid w:val="006A1AE0"/>
    <w:rsid w:val="006A3E7A"/>
    <w:rsid w:val="006A7296"/>
    <w:rsid w:val="006B1ECA"/>
    <w:rsid w:val="006B2661"/>
    <w:rsid w:val="006B58C4"/>
    <w:rsid w:val="006C34D0"/>
    <w:rsid w:val="006C46CC"/>
    <w:rsid w:val="006C47E5"/>
    <w:rsid w:val="006C662C"/>
    <w:rsid w:val="006D2F54"/>
    <w:rsid w:val="006D3C64"/>
    <w:rsid w:val="006D6121"/>
    <w:rsid w:val="006D657C"/>
    <w:rsid w:val="006E03A2"/>
    <w:rsid w:val="006E17DF"/>
    <w:rsid w:val="006E3A69"/>
    <w:rsid w:val="006E64DF"/>
    <w:rsid w:val="006E673F"/>
    <w:rsid w:val="006E6E8D"/>
    <w:rsid w:val="006F2B1F"/>
    <w:rsid w:val="006F5E44"/>
    <w:rsid w:val="00702EB3"/>
    <w:rsid w:val="007041B0"/>
    <w:rsid w:val="0071505D"/>
    <w:rsid w:val="0072196F"/>
    <w:rsid w:val="007228AD"/>
    <w:rsid w:val="007319CC"/>
    <w:rsid w:val="00732D1F"/>
    <w:rsid w:val="007344B6"/>
    <w:rsid w:val="007353B7"/>
    <w:rsid w:val="007373F9"/>
    <w:rsid w:val="007441E4"/>
    <w:rsid w:val="0074423E"/>
    <w:rsid w:val="0074498B"/>
    <w:rsid w:val="007463C2"/>
    <w:rsid w:val="00750F8B"/>
    <w:rsid w:val="00751523"/>
    <w:rsid w:val="007529EE"/>
    <w:rsid w:val="00752F69"/>
    <w:rsid w:val="0075331C"/>
    <w:rsid w:val="00756BC1"/>
    <w:rsid w:val="007612FF"/>
    <w:rsid w:val="007649A2"/>
    <w:rsid w:val="007660BA"/>
    <w:rsid w:val="00767AED"/>
    <w:rsid w:val="007758B4"/>
    <w:rsid w:val="007767DD"/>
    <w:rsid w:val="00780470"/>
    <w:rsid w:val="007809DD"/>
    <w:rsid w:val="007837AF"/>
    <w:rsid w:val="00785751"/>
    <w:rsid w:val="007869F9"/>
    <w:rsid w:val="00786BCB"/>
    <w:rsid w:val="00791C5D"/>
    <w:rsid w:val="00793AF5"/>
    <w:rsid w:val="00794A1C"/>
    <w:rsid w:val="00794CF8"/>
    <w:rsid w:val="007954FE"/>
    <w:rsid w:val="007979D5"/>
    <w:rsid w:val="00797A03"/>
    <w:rsid w:val="007A0F50"/>
    <w:rsid w:val="007A3E89"/>
    <w:rsid w:val="007A60F1"/>
    <w:rsid w:val="007B0149"/>
    <w:rsid w:val="007B230E"/>
    <w:rsid w:val="007B36F4"/>
    <w:rsid w:val="007B510A"/>
    <w:rsid w:val="007C038E"/>
    <w:rsid w:val="007C1A23"/>
    <w:rsid w:val="007C1E98"/>
    <w:rsid w:val="007C2FBA"/>
    <w:rsid w:val="007C5813"/>
    <w:rsid w:val="007C6FDC"/>
    <w:rsid w:val="007C7AD9"/>
    <w:rsid w:val="007D20E1"/>
    <w:rsid w:val="007D22B2"/>
    <w:rsid w:val="007D45F3"/>
    <w:rsid w:val="007E267D"/>
    <w:rsid w:val="007E39D2"/>
    <w:rsid w:val="007E7440"/>
    <w:rsid w:val="007E7DFF"/>
    <w:rsid w:val="007F3FC0"/>
    <w:rsid w:val="007F4A3D"/>
    <w:rsid w:val="008009EF"/>
    <w:rsid w:val="008022CE"/>
    <w:rsid w:val="00803D11"/>
    <w:rsid w:val="00805527"/>
    <w:rsid w:val="00815276"/>
    <w:rsid w:val="00820944"/>
    <w:rsid w:val="00820E77"/>
    <w:rsid w:val="00821DBE"/>
    <w:rsid w:val="0082654D"/>
    <w:rsid w:val="00826E77"/>
    <w:rsid w:val="00831974"/>
    <w:rsid w:val="00832583"/>
    <w:rsid w:val="00832642"/>
    <w:rsid w:val="008368F7"/>
    <w:rsid w:val="008375F6"/>
    <w:rsid w:val="00840884"/>
    <w:rsid w:val="0084107E"/>
    <w:rsid w:val="00841721"/>
    <w:rsid w:val="0084289F"/>
    <w:rsid w:val="0084559F"/>
    <w:rsid w:val="00851A8C"/>
    <w:rsid w:val="00851FDE"/>
    <w:rsid w:val="00852C6A"/>
    <w:rsid w:val="008541E4"/>
    <w:rsid w:val="0085507C"/>
    <w:rsid w:val="00855560"/>
    <w:rsid w:val="00857359"/>
    <w:rsid w:val="00861AE1"/>
    <w:rsid w:val="008621E7"/>
    <w:rsid w:val="00862FCC"/>
    <w:rsid w:val="0086396A"/>
    <w:rsid w:val="008644CA"/>
    <w:rsid w:val="008668B9"/>
    <w:rsid w:val="0087041C"/>
    <w:rsid w:val="00871FE0"/>
    <w:rsid w:val="00872B41"/>
    <w:rsid w:val="00876A11"/>
    <w:rsid w:val="00881D1E"/>
    <w:rsid w:val="00885DDB"/>
    <w:rsid w:val="00887FDF"/>
    <w:rsid w:val="00890799"/>
    <w:rsid w:val="00893739"/>
    <w:rsid w:val="008939A7"/>
    <w:rsid w:val="0089501A"/>
    <w:rsid w:val="008A1B5A"/>
    <w:rsid w:val="008A2075"/>
    <w:rsid w:val="008A5A0F"/>
    <w:rsid w:val="008B0405"/>
    <w:rsid w:val="008B151B"/>
    <w:rsid w:val="008B1965"/>
    <w:rsid w:val="008B484A"/>
    <w:rsid w:val="008B723B"/>
    <w:rsid w:val="008B7FC8"/>
    <w:rsid w:val="008C10B7"/>
    <w:rsid w:val="008C2E7B"/>
    <w:rsid w:val="008C3462"/>
    <w:rsid w:val="008C403C"/>
    <w:rsid w:val="008C429E"/>
    <w:rsid w:val="008C454A"/>
    <w:rsid w:val="008C5B89"/>
    <w:rsid w:val="008D2C23"/>
    <w:rsid w:val="008D6FF2"/>
    <w:rsid w:val="008E22CC"/>
    <w:rsid w:val="008E2995"/>
    <w:rsid w:val="008E3580"/>
    <w:rsid w:val="008F03BE"/>
    <w:rsid w:val="008F213F"/>
    <w:rsid w:val="008F2C56"/>
    <w:rsid w:val="009016E3"/>
    <w:rsid w:val="0090427B"/>
    <w:rsid w:val="00910623"/>
    <w:rsid w:val="009125CC"/>
    <w:rsid w:val="00912D63"/>
    <w:rsid w:val="00916135"/>
    <w:rsid w:val="00920BDF"/>
    <w:rsid w:val="009221A3"/>
    <w:rsid w:val="009237A7"/>
    <w:rsid w:val="00923A42"/>
    <w:rsid w:val="00924D41"/>
    <w:rsid w:val="00925343"/>
    <w:rsid w:val="00934068"/>
    <w:rsid w:val="00934464"/>
    <w:rsid w:val="0094090E"/>
    <w:rsid w:val="00943920"/>
    <w:rsid w:val="00945414"/>
    <w:rsid w:val="00945CC9"/>
    <w:rsid w:val="0094620A"/>
    <w:rsid w:val="0094646B"/>
    <w:rsid w:val="009466B6"/>
    <w:rsid w:val="00953CD2"/>
    <w:rsid w:val="00955278"/>
    <w:rsid w:val="009555CC"/>
    <w:rsid w:val="00956D2C"/>
    <w:rsid w:val="0096064A"/>
    <w:rsid w:val="00964300"/>
    <w:rsid w:val="0096537A"/>
    <w:rsid w:val="00966518"/>
    <w:rsid w:val="00967411"/>
    <w:rsid w:val="00967AB4"/>
    <w:rsid w:val="0097180A"/>
    <w:rsid w:val="009723CD"/>
    <w:rsid w:val="00977B5F"/>
    <w:rsid w:val="00981D8E"/>
    <w:rsid w:val="00985866"/>
    <w:rsid w:val="00985A6C"/>
    <w:rsid w:val="009879A9"/>
    <w:rsid w:val="00994692"/>
    <w:rsid w:val="00994F95"/>
    <w:rsid w:val="009976B3"/>
    <w:rsid w:val="009A3216"/>
    <w:rsid w:val="009A38E2"/>
    <w:rsid w:val="009A51A0"/>
    <w:rsid w:val="009A7993"/>
    <w:rsid w:val="009B02F7"/>
    <w:rsid w:val="009B238B"/>
    <w:rsid w:val="009B5909"/>
    <w:rsid w:val="009B6280"/>
    <w:rsid w:val="009C165C"/>
    <w:rsid w:val="009C3A34"/>
    <w:rsid w:val="009C4F87"/>
    <w:rsid w:val="009C7690"/>
    <w:rsid w:val="009D1D3E"/>
    <w:rsid w:val="009D76EC"/>
    <w:rsid w:val="009E1686"/>
    <w:rsid w:val="009E3AFE"/>
    <w:rsid w:val="009E4A0B"/>
    <w:rsid w:val="009F0756"/>
    <w:rsid w:val="009F135D"/>
    <w:rsid w:val="009F396F"/>
    <w:rsid w:val="009F6682"/>
    <w:rsid w:val="009F70AC"/>
    <w:rsid w:val="00A00D2F"/>
    <w:rsid w:val="00A03D45"/>
    <w:rsid w:val="00A054BD"/>
    <w:rsid w:val="00A0733E"/>
    <w:rsid w:val="00A12786"/>
    <w:rsid w:val="00A13D3E"/>
    <w:rsid w:val="00A14AEF"/>
    <w:rsid w:val="00A15BDE"/>
    <w:rsid w:val="00A16076"/>
    <w:rsid w:val="00A264A6"/>
    <w:rsid w:val="00A31FE6"/>
    <w:rsid w:val="00A3386F"/>
    <w:rsid w:val="00A4139C"/>
    <w:rsid w:val="00A41D8F"/>
    <w:rsid w:val="00A44C62"/>
    <w:rsid w:val="00A459F6"/>
    <w:rsid w:val="00A50DFE"/>
    <w:rsid w:val="00A51DF4"/>
    <w:rsid w:val="00A53563"/>
    <w:rsid w:val="00A56993"/>
    <w:rsid w:val="00A56A5D"/>
    <w:rsid w:val="00A57C5C"/>
    <w:rsid w:val="00A6562B"/>
    <w:rsid w:val="00A65861"/>
    <w:rsid w:val="00A70FF3"/>
    <w:rsid w:val="00A75724"/>
    <w:rsid w:val="00A759A3"/>
    <w:rsid w:val="00A8051E"/>
    <w:rsid w:val="00A81C7E"/>
    <w:rsid w:val="00A826C5"/>
    <w:rsid w:val="00A875F2"/>
    <w:rsid w:val="00A960B7"/>
    <w:rsid w:val="00A97471"/>
    <w:rsid w:val="00A97F5C"/>
    <w:rsid w:val="00AA15DB"/>
    <w:rsid w:val="00AA2570"/>
    <w:rsid w:val="00AA2BF5"/>
    <w:rsid w:val="00AA481E"/>
    <w:rsid w:val="00AA573C"/>
    <w:rsid w:val="00AB4100"/>
    <w:rsid w:val="00AB4477"/>
    <w:rsid w:val="00AB540E"/>
    <w:rsid w:val="00AB7299"/>
    <w:rsid w:val="00AC26D2"/>
    <w:rsid w:val="00AC3F76"/>
    <w:rsid w:val="00AD0121"/>
    <w:rsid w:val="00AD013F"/>
    <w:rsid w:val="00AD6AAE"/>
    <w:rsid w:val="00AE38C3"/>
    <w:rsid w:val="00AE6D73"/>
    <w:rsid w:val="00AE71E9"/>
    <w:rsid w:val="00AF3132"/>
    <w:rsid w:val="00B000C3"/>
    <w:rsid w:val="00B0190E"/>
    <w:rsid w:val="00B05A1E"/>
    <w:rsid w:val="00B05CB5"/>
    <w:rsid w:val="00B078BF"/>
    <w:rsid w:val="00B07931"/>
    <w:rsid w:val="00B07A3A"/>
    <w:rsid w:val="00B10B59"/>
    <w:rsid w:val="00B10F55"/>
    <w:rsid w:val="00B12B47"/>
    <w:rsid w:val="00B150D1"/>
    <w:rsid w:val="00B20AC2"/>
    <w:rsid w:val="00B20E9B"/>
    <w:rsid w:val="00B24A31"/>
    <w:rsid w:val="00B30416"/>
    <w:rsid w:val="00B323D1"/>
    <w:rsid w:val="00B34347"/>
    <w:rsid w:val="00B34F04"/>
    <w:rsid w:val="00B3781F"/>
    <w:rsid w:val="00B403D9"/>
    <w:rsid w:val="00B47CB9"/>
    <w:rsid w:val="00B50901"/>
    <w:rsid w:val="00B62146"/>
    <w:rsid w:val="00B654C1"/>
    <w:rsid w:val="00B754AD"/>
    <w:rsid w:val="00B77318"/>
    <w:rsid w:val="00B804C7"/>
    <w:rsid w:val="00B80A77"/>
    <w:rsid w:val="00B811AD"/>
    <w:rsid w:val="00B815A5"/>
    <w:rsid w:val="00B820CD"/>
    <w:rsid w:val="00B8348E"/>
    <w:rsid w:val="00B84BFD"/>
    <w:rsid w:val="00BA13ED"/>
    <w:rsid w:val="00BA3215"/>
    <w:rsid w:val="00BA4DA1"/>
    <w:rsid w:val="00BA53BA"/>
    <w:rsid w:val="00BB2EFE"/>
    <w:rsid w:val="00BB5877"/>
    <w:rsid w:val="00BB6124"/>
    <w:rsid w:val="00BB76D6"/>
    <w:rsid w:val="00BB7B8C"/>
    <w:rsid w:val="00BB7C3B"/>
    <w:rsid w:val="00BC10C4"/>
    <w:rsid w:val="00BD7944"/>
    <w:rsid w:val="00BE3AD5"/>
    <w:rsid w:val="00BE4ADB"/>
    <w:rsid w:val="00BE673B"/>
    <w:rsid w:val="00BF29B4"/>
    <w:rsid w:val="00BF3085"/>
    <w:rsid w:val="00BF5236"/>
    <w:rsid w:val="00C01177"/>
    <w:rsid w:val="00C017BE"/>
    <w:rsid w:val="00C02F6B"/>
    <w:rsid w:val="00C051F8"/>
    <w:rsid w:val="00C12A6E"/>
    <w:rsid w:val="00C12E86"/>
    <w:rsid w:val="00C13DCA"/>
    <w:rsid w:val="00C15CDF"/>
    <w:rsid w:val="00C15D2D"/>
    <w:rsid w:val="00C15FF0"/>
    <w:rsid w:val="00C165CB"/>
    <w:rsid w:val="00C16BE4"/>
    <w:rsid w:val="00C26C38"/>
    <w:rsid w:val="00C36001"/>
    <w:rsid w:val="00C369DF"/>
    <w:rsid w:val="00C41DDC"/>
    <w:rsid w:val="00C424E1"/>
    <w:rsid w:val="00C4559E"/>
    <w:rsid w:val="00C46D0F"/>
    <w:rsid w:val="00C505BA"/>
    <w:rsid w:val="00C507F5"/>
    <w:rsid w:val="00C50D3E"/>
    <w:rsid w:val="00C51111"/>
    <w:rsid w:val="00C5328E"/>
    <w:rsid w:val="00C55C72"/>
    <w:rsid w:val="00C57ED7"/>
    <w:rsid w:val="00C62A5C"/>
    <w:rsid w:val="00C633A3"/>
    <w:rsid w:val="00C6386D"/>
    <w:rsid w:val="00C64468"/>
    <w:rsid w:val="00C65C4D"/>
    <w:rsid w:val="00C67626"/>
    <w:rsid w:val="00C730CB"/>
    <w:rsid w:val="00C7321A"/>
    <w:rsid w:val="00C7454B"/>
    <w:rsid w:val="00C74AAF"/>
    <w:rsid w:val="00C822AA"/>
    <w:rsid w:val="00C850DC"/>
    <w:rsid w:val="00C90093"/>
    <w:rsid w:val="00C90F92"/>
    <w:rsid w:val="00C96BAC"/>
    <w:rsid w:val="00C97E75"/>
    <w:rsid w:val="00CA0348"/>
    <w:rsid w:val="00CA11BF"/>
    <w:rsid w:val="00CA3ECF"/>
    <w:rsid w:val="00CB0AE7"/>
    <w:rsid w:val="00CB541E"/>
    <w:rsid w:val="00CC3C1D"/>
    <w:rsid w:val="00CC780E"/>
    <w:rsid w:val="00CD03CD"/>
    <w:rsid w:val="00CD2832"/>
    <w:rsid w:val="00CD6EC2"/>
    <w:rsid w:val="00CE0B00"/>
    <w:rsid w:val="00CE3FC0"/>
    <w:rsid w:val="00CE576B"/>
    <w:rsid w:val="00CE59D6"/>
    <w:rsid w:val="00CF5BFC"/>
    <w:rsid w:val="00CF5E38"/>
    <w:rsid w:val="00D01E9A"/>
    <w:rsid w:val="00D0532A"/>
    <w:rsid w:val="00D05E58"/>
    <w:rsid w:val="00D061F8"/>
    <w:rsid w:val="00D112CC"/>
    <w:rsid w:val="00D13394"/>
    <w:rsid w:val="00D15A13"/>
    <w:rsid w:val="00D1793D"/>
    <w:rsid w:val="00D2096B"/>
    <w:rsid w:val="00D21BC5"/>
    <w:rsid w:val="00D23B11"/>
    <w:rsid w:val="00D25CBB"/>
    <w:rsid w:val="00D264AF"/>
    <w:rsid w:val="00D26520"/>
    <w:rsid w:val="00D3266E"/>
    <w:rsid w:val="00D3518D"/>
    <w:rsid w:val="00D359E9"/>
    <w:rsid w:val="00D35B5D"/>
    <w:rsid w:val="00D454FE"/>
    <w:rsid w:val="00D45E71"/>
    <w:rsid w:val="00D52F15"/>
    <w:rsid w:val="00D54BA8"/>
    <w:rsid w:val="00D54EBD"/>
    <w:rsid w:val="00D61BD3"/>
    <w:rsid w:val="00D6625C"/>
    <w:rsid w:val="00D66DDA"/>
    <w:rsid w:val="00D73CC5"/>
    <w:rsid w:val="00D74BA2"/>
    <w:rsid w:val="00D84501"/>
    <w:rsid w:val="00D857DC"/>
    <w:rsid w:val="00D85EF5"/>
    <w:rsid w:val="00D86338"/>
    <w:rsid w:val="00D86D10"/>
    <w:rsid w:val="00D91134"/>
    <w:rsid w:val="00D920E9"/>
    <w:rsid w:val="00D933DC"/>
    <w:rsid w:val="00D9345C"/>
    <w:rsid w:val="00D9402C"/>
    <w:rsid w:val="00D940C1"/>
    <w:rsid w:val="00D968DE"/>
    <w:rsid w:val="00DA0C04"/>
    <w:rsid w:val="00DA0C99"/>
    <w:rsid w:val="00DA3EA8"/>
    <w:rsid w:val="00DA426F"/>
    <w:rsid w:val="00DA4C5A"/>
    <w:rsid w:val="00DA7288"/>
    <w:rsid w:val="00DB07B0"/>
    <w:rsid w:val="00DB1A82"/>
    <w:rsid w:val="00DB2B0A"/>
    <w:rsid w:val="00DB463D"/>
    <w:rsid w:val="00DC1330"/>
    <w:rsid w:val="00DC274A"/>
    <w:rsid w:val="00DD0FE4"/>
    <w:rsid w:val="00DD2E62"/>
    <w:rsid w:val="00DD5BAF"/>
    <w:rsid w:val="00DE3ADF"/>
    <w:rsid w:val="00DE5832"/>
    <w:rsid w:val="00DE7330"/>
    <w:rsid w:val="00DF348D"/>
    <w:rsid w:val="00DF75EE"/>
    <w:rsid w:val="00E00B97"/>
    <w:rsid w:val="00E027AD"/>
    <w:rsid w:val="00E04088"/>
    <w:rsid w:val="00E054F7"/>
    <w:rsid w:val="00E10DF2"/>
    <w:rsid w:val="00E14273"/>
    <w:rsid w:val="00E15734"/>
    <w:rsid w:val="00E16F75"/>
    <w:rsid w:val="00E173E2"/>
    <w:rsid w:val="00E20C54"/>
    <w:rsid w:val="00E217C9"/>
    <w:rsid w:val="00E24434"/>
    <w:rsid w:val="00E25E4E"/>
    <w:rsid w:val="00E32821"/>
    <w:rsid w:val="00E356F3"/>
    <w:rsid w:val="00E3591B"/>
    <w:rsid w:val="00E3713A"/>
    <w:rsid w:val="00E37582"/>
    <w:rsid w:val="00E40542"/>
    <w:rsid w:val="00E40B47"/>
    <w:rsid w:val="00E40FBE"/>
    <w:rsid w:val="00E43316"/>
    <w:rsid w:val="00E4519B"/>
    <w:rsid w:val="00E47A25"/>
    <w:rsid w:val="00E516B9"/>
    <w:rsid w:val="00E5544A"/>
    <w:rsid w:val="00E5709E"/>
    <w:rsid w:val="00E66FD6"/>
    <w:rsid w:val="00E67CA2"/>
    <w:rsid w:val="00E70600"/>
    <w:rsid w:val="00E70D00"/>
    <w:rsid w:val="00E72B4C"/>
    <w:rsid w:val="00E80B33"/>
    <w:rsid w:val="00E82EB3"/>
    <w:rsid w:val="00E833B8"/>
    <w:rsid w:val="00E8379A"/>
    <w:rsid w:val="00E8534E"/>
    <w:rsid w:val="00E95219"/>
    <w:rsid w:val="00E957BC"/>
    <w:rsid w:val="00EA097B"/>
    <w:rsid w:val="00EA2C66"/>
    <w:rsid w:val="00EA4877"/>
    <w:rsid w:val="00EA49ED"/>
    <w:rsid w:val="00EA69D6"/>
    <w:rsid w:val="00EA69E1"/>
    <w:rsid w:val="00EA7C5F"/>
    <w:rsid w:val="00EB4969"/>
    <w:rsid w:val="00EC7F2F"/>
    <w:rsid w:val="00ED10ED"/>
    <w:rsid w:val="00ED13E4"/>
    <w:rsid w:val="00ED21C9"/>
    <w:rsid w:val="00ED2C89"/>
    <w:rsid w:val="00ED2DC7"/>
    <w:rsid w:val="00ED5A9D"/>
    <w:rsid w:val="00ED6318"/>
    <w:rsid w:val="00ED6DFC"/>
    <w:rsid w:val="00ED7F6A"/>
    <w:rsid w:val="00EE7DD2"/>
    <w:rsid w:val="00EF5628"/>
    <w:rsid w:val="00EF5739"/>
    <w:rsid w:val="00EF64FA"/>
    <w:rsid w:val="00EF747F"/>
    <w:rsid w:val="00EF7A02"/>
    <w:rsid w:val="00F106C6"/>
    <w:rsid w:val="00F11C7E"/>
    <w:rsid w:val="00F14012"/>
    <w:rsid w:val="00F14B2E"/>
    <w:rsid w:val="00F17B39"/>
    <w:rsid w:val="00F22B70"/>
    <w:rsid w:val="00F2357F"/>
    <w:rsid w:val="00F25866"/>
    <w:rsid w:val="00F26B04"/>
    <w:rsid w:val="00F32146"/>
    <w:rsid w:val="00F3566F"/>
    <w:rsid w:val="00F35E59"/>
    <w:rsid w:val="00F40B02"/>
    <w:rsid w:val="00F42F11"/>
    <w:rsid w:val="00F432DD"/>
    <w:rsid w:val="00F437DE"/>
    <w:rsid w:val="00F44E9E"/>
    <w:rsid w:val="00F45277"/>
    <w:rsid w:val="00F45694"/>
    <w:rsid w:val="00F472AE"/>
    <w:rsid w:val="00F53A05"/>
    <w:rsid w:val="00F54E14"/>
    <w:rsid w:val="00F644D6"/>
    <w:rsid w:val="00F70DD1"/>
    <w:rsid w:val="00F71372"/>
    <w:rsid w:val="00F71C7F"/>
    <w:rsid w:val="00F73176"/>
    <w:rsid w:val="00F76227"/>
    <w:rsid w:val="00F83A85"/>
    <w:rsid w:val="00F83C58"/>
    <w:rsid w:val="00F83C91"/>
    <w:rsid w:val="00F85ED8"/>
    <w:rsid w:val="00F879E9"/>
    <w:rsid w:val="00F9316B"/>
    <w:rsid w:val="00F942F8"/>
    <w:rsid w:val="00F95674"/>
    <w:rsid w:val="00F96B32"/>
    <w:rsid w:val="00F9738B"/>
    <w:rsid w:val="00FA06A5"/>
    <w:rsid w:val="00FA363B"/>
    <w:rsid w:val="00FB0F24"/>
    <w:rsid w:val="00FB1809"/>
    <w:rsid w:val="00FB288B"/>
    <w:rsid w:val="00FB46A9"/>
    <w:rsid w:val="00FC03C6"/>
    <w:rsid w:val="00FC0F85"/>
    <w:rsid w:val="00FC2106"/>
    <w:rsid w:val="00FC35AE"/>
    <w:rsid w:val="00FC4310"/>
    <w:rsid w:val="00FC4710"/>
    <w:rsid w:val="00FC7C29"/>
    <w:rsid w:val="00FD0EF1"/>
    <w:rsid w:val="00FD2F89"/>
    <w:rsid w:val="00FD3BF3"/>
    <w:rsid w:val="00FD3CDC"/>
    <w:rsid w:val="00FD4AB4"/>
    <w:rsid w:val="00FD6785"/>
    <w:rsid w:val="00FD709A"/>
    <w:rsid w:val="00FE0C43"/>
    <w:rsid w:val="00FE14E6"/>
    <w:rsid w:val="00FE1837"/>
    <w:rsid w:val="00FE63E7"/>
    <w:rsid w:val="00FF0E5D"/>
    <w:rsid w:val="00FF4D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7331"/>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20944"/>
    <w:rPr>
      <w:sz w:val="16"/>
      <w:szCs w:val="16"/>
    </w:rPr>
  </w:style>
  <w:style w:type="paragraph" w:styleId="CommentText">
    <w:name w:val="annotation text"/>
    <w:basedOn w:val="Normal"/>
    <w:link w:val="CommentTextChar"/>
    <w:uiPriority w:val="99"/>
    <w:semiHidden/>
    <w:unhideWhenUsed/>
    <w:rsid w:val="00820944"/>
    <w:rPr>
      <w:sz w:val="20"/>
      <w:szCs w:val="20"/>
    </w:rPr>
  </w:style>
  <w:style w:type="character" w:customStyle="1" w:styleId="CommentTextChar">
    <w:name w:val="Comment Text Char"/>
    <w:basedOn w:val="DefaultParagraphFont"/>
    <w:link w:val="CommentText"/>
    <w:uiPriority w:val="99"/>
    <w:semiHidden/>
    <w:rsid w:val="00820944"/>
    <w:rPr>
      <w:sz w:val="20"/>
      <w:szCs w:val="20"/>
    </w:rPr>
  </w:style>
  <w:style w:type="paragraph" w:styleId="CommentSubject">
    <w:name w:val="annotation subject"/>
    <w:basedOn w:val="CommentText"/>
    <w:next w:val="CommentText"/>
    <w:link w:val="CommentSubjectChar"/>
    <w:uiPriority w:val="99"/>
    <w:semiHidden/>
    <w:unhideWhenUsed/>
    <w:rsid w:val="00820944"/>
    <w:rPr>
      <w:b/>
      <w:bCs/>
    </w:rPr>
  </w:style>
  <w:style w:type="character" w:customStyle="1" w:styleId="CommentSubjectChar">
    <w:name w:val="Comment Subject Char"/>
    <w:basedOn w:val="CommentTextChar"/>
    <w:link w:val="CommentSubject"/>
    <w:uiPriority w:val="99"/>
    <w:semiHidden/>
    <w:rsid w:val="00820944"/>
    <w:rPr>
      <w:b/>
      <w:bCs/>
      <w:sz w:val="20"/>
      <w:szCs w:val="20"/>
    </w:rPr>
  </w:style>
  <w:style w:type="paragraph" w:styleId="BalloonText">
    <w:name w:val="Balloon Text"/>
    <w:basedOn w:val="Normal"/>
    <w:link w:val="BalloonTextChar"/>
    <w:uiPriority w:val="99"/>
    <w:semiHidden/>
    <w:unhideWhenUsed/>
    <w:rsid w:val="008209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44"/>
    <w:rPr>
      <w:rFonts w:ascii="Times New Roman" w:hAnsi="Times New Roman" w:cs="Times New Roman"/>
      <w:sz w:val="18"/>
      <w:szCs w:val="18"/>
    </w:rPr>
  </w:style>
  <w:style w:type="paragraph" w:styleId="NormalWeb">
    <w:name w:val="Normal (Web)"/>
    <w:basedOn w:val="Normal"/>
    <w:uiPriority w:val="99"/>
    <w:unhideWhenUsed/>
    <w:rsid w:val="006B1ECA"/>
    <w:pPr>
      <w:spacing w:before="100" w:beforeAutospacing="1" w:after="100" w:afterAutospacing="1"/>
    </w:pPr>
    <w:rPr>
      <w:rFonts w:ascii="Times New Roman" w:eastAsia="Times New Roman" w:hAnsi="Times New Roman" w:cs="Times New Roman"/>
      <w:lang w:eastAsia="en-GB"/>
    </w:rPr>
  </w:style>
  <w:style w:type="paragraph" w:styleId="Revision">
    <w:name w:val="Revision"/>
    <w:hidden/>
    <w:uiPriority w:val="99"/>
    <w:semiHidden/>
    <w:rsid w:val="00831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40024">
      <w:bodyDiv w:val="1"/>
      <w:marLeft w:val="0"/>
      <w:marRight w:val="0"/>
      <w:marTop w:val="0"/>
      <w:marBottom w:val="0"/>
      <w:divBdr>
        <w:top w:val="none" w:sz="0" w:space="0" w:color="auto"/>
        <w:left w:val="none" w:sz="0" w:space="0" w:color="auto"/>
        <w:bottom w:val="none" w:sz="0" w:space="0" w:color="auto"/>
        <w:right w:val="none" w:sz="0" w:space="0" w:color="auto"/>
      </w:divBdr>
      <w:divsChild>
        <w:div w:id="202404402">
          <w:marLeft w:val="0"/>
          <w:marRight w:val="0"/>
          <w:marTop w:val="0"/>
          <w:marBottom w:val="0"/>
          <w:divBdr>
            <w:top w:val="none" w:sz="0" w:space="0" w:color="auto"/>
            <w:left w:val="none" w:sz="0" w:space="0" w:color="auto"/>
            <w:bottom w:val="none" w:sz="0" w:space="0" w:color="auto"/>
            <w:right w:val="none" w:sz="0" w:space="0" w:color="auto"/>
          </w:divBdr>
          <w:divsChild>
            <w:div w:id="1691250506">
              <w:marLeft w:val="0"/>
              <w:marRight w:val="0"/>
              <w:marTop w:val="0"/>
              <w:marBottom w:val="0"/>
              <w:divBdr>
                <w:top w:val="none" w:sz="0" w:space="0" w:color="auto"/>
                <w:left w:val="none" w:sz="0" w:space="0" w:color="auto"/>
                <w:bottom w:val="none" w:sz="0" w:space="0" w:color="auto"/>
                <w:right w:val="none" w:sz="0" w:space="0" w:color="auto"/>
              </w:divBdr>
              <w:divsChild>
                <w:div w:id="242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3036">
      <w:bodyDiv w:val="1"/>
      <w:marLeft w:val="0"/>
      <w:marRight w:val="0"/>
      <w:marTop w:val="0"/>
      <w:marBottom w:val="0"/>
      <w:divBdr>
        <w:top w:val="none" w:sz="0" w:space="0" w:color="auto"/>
        <w:left w:val="none" w:sz="0" w:space="0" w:color="auto"/>
        <w:bottom w:val="none" w:sz="0" w:space="0" w:color="auto"/>
        <w:right w:val="none" w:sz="0" w:space="0" w:color="auto"/>
      </w:divBdr>
      <w:divsChild>
        <w:div w:id="1386181511">
          <w:marLeft w:val="0"/>
          <w:marRight w:val="0"/>
          <w:marTop w:val="0"/>
          <w:marBottom w:val="0"/>
          <w:divBdr>
            <w:top w:val="none" w:sz="0" w:space="0" w:color="auto"/>
            <w:left w:val="none" w:sz="0" w:space="0" w:color="auto"/>
            <w:bottom w:val="none" w:sz="0" w:space="0" w:color="auto"/>
            <w:right w:val="none" w:sz="0" w:space="0" w:color="auto"/>
          </w:divBdr>
          <w:divsChild>
            <w:div w:id="1199469538">
              <w:marLeft w:val="0"/>
              <w:marRight w:val="0"/>
              <w:marTop w:val="0"/>
              <w:marBottom w:val="0"/>
              <w:divBdr>
                <w:top w:val="none" w:sz="0" w:space="0" w:color="auto"/>
                <w:left w:val="none" w:sz="0" w:space="0" w:color="auto"/>
                <w:bottom w:val="none" w:sz="0" w:space="0" w:color="auto"/>
                <w:right w:val="none" w:sz="0" w:space="0" w:color="auto"/>
              </w:divBdr>
              <w:divsChild>
                <w:div w:id="1632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0740">
      <w:bodyDiv w:val="1"/>
      <w:marLeft w:val="0"/>
      <w:marRight w:val="0"/>
      <w:marTop w:val="0"/>
      <w:marBottom w:val="0"/>
      <w:divBdr>
        <w:top w:val="none" w:sz="0" w:space="0" w:color="auto"/>
        <w:left w:val="none" w:sz="0" w:space="0" w:color="auto"/>
        <w:bottom w:val="none" w:sz="0" w:space="0" w:color="auto"/>
        <w:right w:val="none" w:sz="0" w:space="0" w:color="auto"/>
      </w:divBdr>
      <w:divsChild>
        <w:div w:id="1999381063">
          <w:marLeft w:val="0"/>
          <w:marRight w:val="0"/>
          <w:marTop w:val="0"/>
          <w:marBottom w:val="0"/>
          <w:divBdr>
            <w:top w:val="none" w:sz="0" w:space="0" w:color="auto"/>
            <w:left w:val="none" w:sz="0" w:space="0" w:color="auto"/>
            <w:bottom w:val="none" w:sz="0" w:space="0" w:color="auto"/>
            <w:right w:val="none" w:sz="0" w:space="0" w:color="auto"/>
          </w:divBdr>
          <w:divsChild>
            <w:div w:id="2013869083">
              <w:marLeft w:val="0"/>
              <w:marRight w:val="0"/>
              <w:marTop w:val="0"/>
              <w:marBottom w:val="0"/>
              <w:divBdr>
                <w:top w:val="none" w:sz="0" w:space="0" w:color="auto"/>
                <w:left w:val="none" w:sz="0" w:space="0" w:color="auto"/>
                <w:bottom w:val="none" w:sz="0" w:space="0" w:color="auto"/>
                <w:right w:val="none" w:sz="0" w:space="0" w:color="auto"/>
              </w:divBdr>
              <w:divsChild>
                <w:div w:id="1940597906">
                  <w:marLeft w:val="0"/>
                  <w:marRight w:val="0"/>
                  <w:marTop w:val="0"/>
                  <w:marBottom w:val="0"/>
                  <w:divBdr>
                    <w:top w:val="none" w:sz="0" w:space="0" w:color="auto"/>
                    <w:left w:val="none" w:sz="0" w:space="0" w:color="auto"/>
                    <w:bottom w:val="none" w:sz="0" w:space="0" w:color="auto"/>
                    <w:right w:val="none" w:sz="0" w:space="0" w:color="auto"/>
                  </w:divBdr>
                  <w:divsChild>
                    <w:div w:id="13110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jpeg"/><Relationship Id="rId7" Type="http://schemas.microsoft.com/office/2011/relationships/commentsExtended" Target="commentsExtended.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FF036-722A-CF4D-BCF2-D5F450FED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11192</Words>
  <Characters>63798</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3</cp:revision>
  <dcterms:created xsi:type="dcterms:W3CDTF">2020-09-23T12:32:00Z</dcterms:created>
  <dcterms:modified xsi:type="dcterms:W3CDTF">2020-09-23T12:32:00Z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1f2ac8a5-e976-3cea-89dd-fb7424368759</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