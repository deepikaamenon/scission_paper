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4AD5213F"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 and</w:t>
        </w:r>
      </w:ins>
      <w:ins w:id="53" w:author="Deepikaa Menon" w:date="2020-08-18T16:22:00Z">
        <w:r w:rsidR="00CE59D6">
          <w:rPr>
            <w:lang w:val="en-US"/>
          </w:rPr>
          <w:t xml:space="preserve"> has a</w:t>
        </w:r>
      </w:ins>
      <w:ins w:id="54" w:author="Deepikaa Menon" w:date="2020-08-18T16:57:00Z">
        <w:r w:rsidR="00ED6318">
          <w:rPr>
            <w:lang w:val="en-US"/>
          </w:rPr>
          <w:t xml:space="preserve"> role in scissio</w:t>
        </w:r>
      </w:ins>
      <w:ins w:id="55"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6"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7" w:author="Deepikaa Menon" w:date="2020-08-18T16:24:00Z">
        <w:r w:rsidR="007758B4">
          <w:rPr>
            <w:lang w:val="en-US"/>
          </w:rPr>
          <w:fldChar w:fldCharType="end"/>
        </w:r>
        <w:r w:rsidR="007758B4">
          <w:rPr>
            <w:lang w:val="en-US"/>
          </w:rPr>
          <w:t xml:space="preserve">. </w:t>
        </w:r>
      </w:ins>
      <w:ins w:id="58" w:author="Deepikaa Menon" w:date="2020-08-18T16:59:00Z">
        <w:r w:rsidR="006C47E5">
          <w:rPr>
            <w:lang w:val="en-US"/>
          </w:rPr>
          <w:t>In order to determine the roles of these proteins in endocytic scission, we</w:t>
        </w:r>
      </w:ins>
      <w:ins w:id="59" w:author="Deepikaa Menon" w:date="2020-08-18T16:32:00Z">
        <w:r w:rsidR="003604FC">
          <w:rPr>
            <w:lang w:val="en-US"/>
          </w:rPr>
          <w:t xml:space="preserve"> </w:t>
        </w:r>
      </w:ins>
      <w:ins w:id="60" w:author="Deepikaa Menon" w:date="2020-08-19T13:23:00Z">
        <w:r w:rsidR="00DC274A">
          <w:rPr>
            <w:lang w:val="en-US"/>
          </w:rPr>
          <w:t>studied</w:t>
        </w:r>
      </w:ins>
      <w:ins w:id="61" w:author="Deepikaa Menon" w:date="2020-08-18T16:25:00Z">
        <w:r w:rsidR="007758B4" w:rsidRPr="005E1AF3">
          <w:rPr>
            <w:lang w:val="en-US"/>
          </w:rPr>
          <w:t xml:space="preserve"> </w:t>
        </w:r>
      </w:ins>
      <w:ins w:id="62" w:author="Deepikaa Menon" w:date="2020-08-18T16:32:00Z">
        <w:r w:rsidR="003604FC">
          <w:rPr>
            <w:lang w:val="en-US"/>
          </w:rPr>
          <w:t>endo</w:t>
        </w:r>
      </w:ins>
      <w:ins w:id="63" w:author="Deepikaa Menon" w:date="2020-08-18T16:33:00Z">
        <w:r w:rsidR="009B6280">
          <w:rPr>
            <w:lang w:val="en-US"/>
          </w:rPr>
          <w:t>c</w:t>
        </w:r>
      </w:ins>
      <w:ins w:id="64" w:author="Deepikaa Menon" w:date="2020-08-18T16:32:00Z">
        <w:r w:rsidR="003604FC">
          <w:rPr>
            <w:lang w:val="en-US"/>
          </w:rPr>
          <w:t xml:space="preserve">ytic </w:t>
        </w:r>
      </w:ins>
      <w:ins w:id="65" w:author="Deepikaa Menon" w:date="2020-08-18T16:25:00Z">
        <w:r w:rsidR="007758B4">
          <w:rPr>
            <w:lang w:val="en-US"/>
          </w:rPr>
          <w:t>marke</w:t>
        </w:r>
      </w:ins>
      <w:ins w:id="66" w:author="Deepikaa Menon" w:date="2020-08-18T16:32:00Z">
        <w:r w:rsidR="003604FC">
          <w:rPr>
            <w:lang w:val="en-US"/>
          </w:rPr>
          <w:t>rs</w:t>
        </w:r>
      </w:ins>
      <w:ins w:id="67" w:author="Deepikaa Menon" w:date="2020-08-18T16:25:00Z">
        <w:r w:rsidR="007758B4">
          <w:rPr>
            <w:lang w:val="en-US"/>
          </w:rPr>
          <w:t xml:space="preserve"> </w:t>
        </w:r>
      </w:ins>
      <w:ins w:id="68" w:author="Deepikaa Menon" w:date="2020-08-18T16:33:00Z">
        <w:r w:rsidR="003604FC">
          <w:rPr>
            <w:lang w:val="en-US"/>
          </w:rPr>
          <w:t>in</w:t>
        </w:r>
      </w:ins>
      <w:ins w:id="69" w:author="Deepikaa Menon" w:date="2020-08-18T16:25:00Z">
        <w:r w:rsidR="007758B4">
          <w:rPr>
            <w:lang w:val="en-US"/>
          </w:rPr>
          <w:t xml:space="preserve"> cells</w:t>
        </w:r>
        <w:r w:rsidR="007758B4" w:rsidRPr="005E1AF3">
          <w:rPr>
            <w:lang w:val="en-US"/>
          </w:rPr>
          <w:t xml:space="preserve"> lacking Vps1 </w:t>
        </w:r>
      </w:ins>
      <w:ins w:id="70" w:author="Deepikaa Menon" w:date="2020-08-18T16:32:00Z">
        <w:r w:rsidR="003604FC">
          <w:rPr>
            <w:lang w:val="en-US"/>
          </w:rPr>
          <w:t>and Rv</w:t>
        </w:r>
      </w:ins>
      <w:ins w:id="71" w:author="Deepikaa Menon" w:date="2020-08-18T16:33:00Z">
        <w:r w:rsidR="00DD2E62">
          <w:rPr>
            <w:lang w:val="en-US"/>
          </w:rPr>
          <w:t xml:space="preserve">s167, </w:t>
        </w:r>
      </w:ins>
      <w:ins w:id="72"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3" w:author="Deepikaa Menon" w:date="2020-08-19T12:58:00Z">
        <w:r>
          <w:rPr>
            <w:noProof/>
            <w:lang w:val="en-US"/>
          </w:rPr>
          <w:softHyphen/>
        </w:r>
        <w:r>
          <w:rPr>
            <w:noProof/>
            <w:lang w:val="en-US"/>
          </w:rPr>
          <w:softHyphen/>
        </w:r>
      </w:ins>
      <w:ins w:id="74"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6C44BD4" w14:textId="68AF5021" w:rsidR="0049760B" w:rsidRPr="005E1AF3" w:rsidRDefault="0049760B" w:rsidP="0049760B">
      <w:pPr>
        <w:rPr>
          <w:lang w:val="en-US"/>
        </w:rPr>
      </w:pPr>
      <w:r w:rsidRPr="0049760B">
        <w:rPr>
          <w:sz w:val="20"/>
          <w:szCs w:val="20"/>
          <w:lang w:val="en-US"/>
        </w:rPr>
        <w:t>﻿</w:t>
      </w:r>
      <w:r w:rsidRPr="005E1AF3">
        <w:rPr>
          <w:lang w:val="en-US"/>
        </w:rPr>
        <w:t xml:space="preserve">Vps1 deletion </w:t>
      </w:r>
      <w:ins w:id="75"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6" w:author="Marko Kaksonen" w:date="2020-08-11T14:16:00Z">
        <w:r w:rsidRPr="005E1AF3" w:rsidDel="000E28F4">
          <w:rPr>
            <w:lang w:val="en-US"/>
          </w:rPr>
          <w:delText>open reading frame</w:delText>
        </w:r>
      </w:del>
      <w:ins w:id="77" w:author="Marko Kaksonen" w:date="2020-08-11T14:16:00Z">
        <w:r w:rsidR="000E28F4">
          <w:rPr>
            <w:lang w:val="en-US"/>
          </w:rPr>
          <w:t>gene locus</w:t>
        </w:r>
      </w:ins>
      <w:commentRangeStart w:id="78"/>
      <w:r w:rsidRPr="005E1AF3">
        <w:rPr>
          <w:lang w:val="en-US"/>
        </w:rPr>
        <w:t>,</w:t>
      </w:r>
      <w:commentRangeEnd w:id="78"/>
      <w:r w:rsidR="000E28F4">
        <w:rPr>
          <w:rStyle w:val="CommentReference"/>
        </w:rPr>
        <w:commentReference w:id="78"/>
      </w:r>
      <w:r w:rsidRPr="005E1AF3">
        <w:rPr>
          <w:lang w:val="en-US"/>
        </w:rPr>
        <w:t xml:space="preserve"> and these cells show</w:t>
      </w:r>
      <w:ins w:id="79" w:author="Deepikaa Menon" w:date="2020-08-19T13:40:00Z">
        <w:r w:rsidR="006E03A2">
          <w:rPr>
            <w:lang w:val="en-US"/>
          </w:rPr>
          <w:t>ed a</w:t>
        </w:r>
      </w:ins>
      <w:r w:rsidRPr="005E1AF3">
        <w:rPr>
          <w:lang w:val="en-US"/>
        </w:rPr>
        <w:t xml:space="preserve"> </w:t>
      </w:r>
      <w:ins w:id="80" w:author="Deepikaa Menon" w:date="2020-08-19T13:42:00Z">
        <w:r w:rsidR="00BF29B4">
          <w:rPr>
            <w:lang w:val="en-US"/>
          </w:rPr>
          <w:t xml:space="preserve">previously reported </w:t>
        </w:r>
        <w:r w:rsidR="00BF29B4" w:rsidRPr="005E1AF3">
          <w:rPr>
            <w:lang w:val="en-US"/>
          </w:rPr>
          <w:t>(</w:t>
        </w:r>
        <w:commentRangeStart w:id="81"/>
        <w:r w:rsidR="00BF29B4" w:rsidRPr="005E1AF3">
          <w:rPr>
            <w:lang w:val="en-US"/>
          </w:rPr>
          <w:t xml:space="preserve">ref. </w:t>
        </w:r>
        <w:proofErr w:type="spellStart"/>
        <w:r w:rsidR="00BF29B4" w:rsidRPr="005E1AF3">
          <w:rPr>
            <w:lang w:val="en-US"/>
          </w:rPr>
          <w:t>ayscough</w:t>
        </w:r>
        <w:commentRangeEnd w:id="81"/>
        <w:proofErr w:type="spellEnd"/>
        <w:r w:rsidR="00BF29B4">
          <w:rPr>
            <w:rStyle w:val="CommentReference"/>
          </w:rPr>
          <w:commentReference w:id="81"/>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2" w:author="Deepikaa Menon" w:date="2020-08-18T16:34:00Z">
        <w:r w:rsidR="003E16DA" w:rsidRPr="005E1AF3">
          <w:rPr>
            <w:lang w:val="en-US"/>
          </w:rPr>
          <w:t>supplement</w:t>
        </w:r>
        <w:r w:rsidR="003E16DA">
          <w:rPr>
            <w:lang w:val="en-US"/>
          </w:rPr>
          <w:t>1</w:t>
        </w:r>
      </w:ins>
      <w:del w:id="83" w:author="Deepikaa Menon" w:date="2020-08-19T13:42:00Z">
        <w:r w:rsidRPr="005E1AF3" w:rsidDel="00BF29B4">
          <w:rPr>
            <w:lang w:val="en-US"/>
          </w:rPr>
          <w:delText>) that has been previously reported (</w:delText>
        </w:r>
        <w:commentRangeStart w:id="84"/>
        <w:r w:rsidRPr="005E1AF3" w:rsidDel="00BF29B4">
          <w:rPr>
            <w:lang w:val="en-US"/>
          </w:rPr>
          <w:delText>ref. ayscough</w:delText>
        </w:r>
        <w:commentRangeEnd w:id="84"/>
        <w:r w:rsidR="00172748" w:rsidDel="00BF29B4">
          <w:rPr>
            <w:rStyle w:val="CommentReference"/>
          </w:rPr>
          <w:commentReference w:id="84"/>
        </w:r>
        <w:r w:rsidRPr="005E1AF3" w:rsidDel="00BF29B4">
          <w:rPr>
            <w:lang w:val="en-US"/>
          </w:rPr>
          <w:delText>)</w:delText>
        </w:r>
      </w:del>
      <w:r w:rsidRPr="005E1AF3">
        <w:rPr>
          <w:lang w:val="en-US"/>
        </w:rPr>
        <w:t xml:space="preserve">. Rates of retraction of the membrane </w:t>
      </w:r>
      <w:del w:id="85" w:author="Deepikaa Menon" w:date="2020-08-19T15:03:00Z">
        <w:r w:rsidRPr="005E1AF3" w:rsidDel="00212DA3">
          <w:rPr>
            <w:lang w:val="en-US"/>
          </w:rPr>
          <w:delText xml:space="preserve">in \textit{vps1$\Delta$} and WT cells </w:delText>
        </w:r>
      </w:del>
      <w:ins w:id="86" w:author="Deepikaa Menon" w:date="2020-08-19T13:26:00Z">
        <w:r w:rsidR="00465CDC">
          <w:rPr>
            <w:lang w:val="en-US"/>
          </w:rPr>
          <w:t>were</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87" w:author="Marko Kaksonen" w:date="2020-08-11T14:19:00Z">
        <w:r w:rsidR="00767AED">
          <w:rPr>
            <w:lang w:val="en-US"/>
          </w:rPr>
          <w:t>moves</w:t>
        </w:r>
        <w:commentRangeStart w:id="88"/>
        <w:r w:rsidR="00767AED">
          <w:rPr>
            <w:lang w:val="en-US"/>
          </w:rPr>
          <w:t xml:space="preserve"> </w:t>
        </w:r>
        <w:commentRangeEnd w:id="88"/>
        <w:r w:rsidR="00767AED">
          <w:rPr>
            <w:rStyle w:val="CommentReference"/>
          </w:rPr>
          <w:commentReference w:id="88"/>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89" w:author="Deepikaa Menon" w:date="2020-08-19T15:04:00Z">
        <w:r w:rsidR="00AA2BF5">
          <w:rPr>
            <w:lang w:val="en-US"/>
          </w:rPr>
          <w:t>Movement of c</w:t>
        </w:r>
      </w:ins>
      <w:r w:rsidRPr="005E1AF3">
        <w:rPr>
          <w:lang w:val="en-US"/>
        </w:rPr>
        <w:t xml:space="preserve">oat protein Sla1 thus acts as a proxy for the </w:t>
      </w:r>
      <w:ins w:id="90" w:author="Marko Kaksonen" w:date="2020-08-11T14:21:00Z">
        <w:r w:rsidR="00123EB5">
          <w:rPr>
            <w:lang w:val="en-US"/>
          </w:rPr>
          <w:t>growth</w:t>
        </w:r>
        <w:r w:rsidR="00123EB5" w:rsidRPr="005E1AF3">
          <w:rPr>
            <w:lang w:val="en-US"/>
          </w:rPr>
          <w:t xml:space="preserve"> </w:t>
        </w:r>
      </w:ins>
      <w:r w:rsidRPr="005E1AF3">
        <w:rPr>
          <w:lang w:val="en-US"/>
        </w:rPr>
        <w:t>of the plasma membrane</w:t>
      </w:r>
      <w:ins w:id="91" w:author="Marko Kaksonen" w:date="2020-08-11T14:21:00Z">
        <w:r w:rsidR="00123EB5">
          <w:rPr>
            <w:lang w:val="en-US"/>
          </w:rPr>
          <w:t xml:space="preserve"> invagination</w:t>
        </w:r>
      </w:ins>
      <w:commentRangeStart w:id="92"/>
      <w:r w:rsidRPr="005E1AF3">
        <w:rPr>
          <w:lang w:val="en-US"/>
        </w:rPr>
        <w:t>.</w:t>
      </w:r>
      <w:commentRangeEnd w:id="92"/>
      <w:r w:rsidR="00123EB5">
        <w:rPr>
          <w:rStyle w:val="CommentReference"/>
        </w:rPr>
        <w:commentReference w:id="92"/>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93"/>
      <w:r w:rsidRPr="005E1AF3">
        <w:rPr>
          <w:lang w:val="en-US"/>
        </w:rPr>
        <w:t>Marko</w:t>
      </w:r>
      <w:commentRangeEnd w:id="93"/>
      <w:proofErr w:type="spellEnd"/>
      <w:r w:rsidR="00FB0F24">
        <w:rPr>
          <w:rStyle w:val="CommentReference"/>
        </w:rPr>
        <w:commentReference w:id="93"/>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94"/>
      <w:r w:rsidRPr="005E1AF3">
        <w:rPr>
          <w:lang w:val="en-US"/>
        </w:rPr>
        <w:t xml:space="preserve">total </w:t>
      </w:r>
      <w:del w:id="95" w:author="Deepikaa Menon" w:date="2020-08-21T14:51:00Z">
        <w:r w:rsidRPr="005E1AF3" w:rsidDel="00187E91">
          <w:rPr>
            <w:lang w:val="en-US"/>
          </w:rPr>
          <w:delText xml:space="preserve">inward </w:delText>
        </w:r>
      </w:del>
      <w:r w:rsidRPr="005E1AF3">
        <w:rPr>
          <w:lang w:val="en-US"/>
        </w:rPr>
        <w:t xml:space="preserve">movement </w:t>
      </w:r>
      <w:commentRangeEnd w:id="94"/>
      <w:r w:rsidR="00043AF6">
        <w:rPr>
          <w:rStyle w:val="CommentReference"/>
        </w:rPr>
        <w:commentReference w:id="94"/>
      </w:r>
      <w:r w:rsidRPr="005E1AF3">
        <w:rPr>
          <w:lang w:val="en-US"/>
        </w:rPr>
        <w:t>of the endocytic coat</w:t>
      </w:r>
      <w:ins w:id="96" w:author="Deepikaa Menon" w:date="2020-08-19T13:43:00Z">
        <w:r w:rsidR="00DA3EA8">
          <w:rPr>
            <w:lang w:val="en-US"/>
          </w:rPr>
          <w:t xml:space="preserve">, </w:t>
        </w:r>
      </w:ins>
      <w:r w:rsidRPr="005E1AF3">
        <w:rPr>
          <w:lang w:val="en-US"/>
        </w:rPr>
        <w:t xml:space="preserve">and therefore the </w:t>
      </w:r>
      <w:ins w:id="97"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98" w:author="Deepikaa Menon" w:date="2020-08-19T14:03:00Z">
        <w:r w:rsidR="00F644D6">
          <w:rPr>
            <w:lang w:val="en-US"/>
          </w:rPr>
          <w:t>w</w:t>
        </w:r>
      </w:ins>
      <w:ins w:id="99" w:author="Deepikaa Menon" w:date="2020-08-19T15:59:00Z">
        <w:r w:rsidR="00C7454B">
          <w:rPr>
            <w:lang w:val="en-US"/>
          </w:rPr>
          <w:t>ere</w:t>
        </w:r>
      </w:ins>
      <w:ins w:id="100"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01"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2"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3"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4"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5"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06" w:author="Marko Kaksonen" w:date="2020-08-11T15:46:00Z">
        <w:r w:rsidR="00D54EBD">
          <w:rPr>
            <w:lang w:val="en-US"/>
          </w:rPr>
          <w:t>)</w:t>
        </w:r>
      </w:ins>
      <w:r w:rsidRPr="005E1AF3">
        <w:rPr>
          <w:lang w:val="en-US"/>
        </w:rPr>
        <w:t xml:space="preserve">. Averaged centroid movement of Sla1-eGFP in WT cells </w:t>
      </w:r>
      <w:ins w:id="107"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08"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09"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0"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1"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(Fig.1C). Similar retraction rates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xml:space="preserve">, 2005), and suggest failed scission in these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w:t>
      </w:r>
      <w:r w:rsidRPr="006B1ECA">
        <w:rPr>
          <w:rFonts w:ascii="OpenSans" w:hAnsi="OpenSans"/>
          <w:lang w:val="en-US"/>
        </w:rPr>
        <w:lastRenderedPageBreak/>
        <w:t>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2" w:author="Deepikaa Menon" w:date="2020-08-19T13:53:00Z"/>
          <w:lang w:val="en-US"/>
        </w:rPr>
      </w:pPr>
    </w:p>
    <w:p w14:paraId="5DE3F171" w14:textId="0CB2766A" w:rsidR="00B20AC2" w:rsidRDefault="00B20AC2" w:rsidP="0049760B">
      <w:pPr>
        <w:rPr>
          <w:ins w:id="113" w:author="Deepikaa Menon" w:date="2020-08-19T13:53:00Z"/>
          <w:lang w:val="en-US"/>
        </w:rPr>
      </w:pPr>
    </w:p>
    <w:p w14:paraId="35756560" w14:textId="73BED56F" w:rsidR="00B20AC2" w:rsidRDefault="00B20AC2" w:rsidP="0049760B">
      <w:pPr>
        <w:rPr>
          <w:ins w:id="114" w:author="Deepikaa Menon" w:date="2020-08-19T13:53:00Z"/>
          <w:lang w:val="en-US"/>
        </w:rPr>
      </w:pPr>
    </w:p>
    <w:p w14:paraId="7B0F010D" w14:textId="09A84823" w:rsidR="00B20AC2" w:rsidRDefault="00B20AC2" w:rsidP="0049760B">
      <w:pPr>
        <w:rPr>
          <w:ins w:id="115" w:author="Deepikaa Menon" w:date="2020-08-19T13:53:00Z"/>
          <w:lang w:val="en-US"/>
        </w:rPr>
      </w:pPr>
    </w:p>
    <w:p w14:paraId="17E4164C" w14:textId="24382233" w:rsidR="00B20AC2" w:rsidRDefault="00B20AC2" w:rsidP="0049760B">
      <w:pPr>
        <w:rPr>
          <w:ins w:id="116" w:author="Deepikaa Menon" w:date="2020-08-19T13:53:00Z"/>
          <w:lang w:val="en-US"/>
        </w:rPr>
      </w:pPr>
    </w:p>
    <w:p w14:paraId="1884C809" w14:textId="38FABC04" w:rsidR="00B20AC2" w:rsidRDefault="00B20AC2" w:rsidP="0049760B">
      <w:pPr>
        <w:rPr>
          <w:ins w:id="117" w:author="Deepikaa Menon" w:date="2020-08-19T13:53:00Z"/>
          <w:lang w:val="en-US"/>
        </w:rPr>
      </w:pPr>
    </w:p>
    <w:p w14:paraId="060BA885" w14:textId="084C993D" w:rsidR="00B20AC2" w:rsidRDefault="00B20AC2" w:rsidP="0049760B">
      <w:pPr>
        <w:rPr>
          <w:ins w:id="118" w:author="Deepikaa Menon" w:date="2020-08-19T13:53:00Z"/>
          <w:lang w:val="en-US"/>
        </w:rPr>
      </w:pPr>
    </w:p>
    <w:p w14:paraId="7D9F5EFF" w14:textId="660C526C" w:rsidR="00B20AC2" w:rsidRDefault="00B20AC2" w:rsidP="0049760B">
      <w:pPr>
        <w:rPr>
          <w:ins w:id="119" w:author="Deepikaa Menon" w:date="2020-08-19T13:53:00Z"/>
          <w:lang w:val="en-US"/>
        </w:rPr>
      </w:pPr>
    </w:p>
    <w:p w14:paraId="01C2E7C2" w14:textId="2D41ADE2" w:rsidR="00B20AC2" w:rsidRDefault="00B20AC2" w:rsidP="0049760B">
      <w:pPr>
        <w:rPr>
          <w:ins w:id="120" w:author="Deepikaa Menon" w:date="2020-08-19T13:53:00Z"/>
          <w:lang w:val="en-US"/>
        </w:rPr>
      </w:pPr>
    </w:p>
    <w:p w14:paraId="4BB8779E" w14:textId="7ED1C1EF" w:rsidR="00B20AC2" w:rsidRDefault="00B20AC2" w:rsidP="0049760B">
      <w:pPr>
        <w:rPr>
          <w:ins w:id="121" w:author="Deepikaa Menon" w:date="2020-08-19T13:53:00Z"/>
          <w:lang w:val="en-US"/>
        </w:rPr>
      </w:pPr>
    </w:p>
    <w:p w14:paraId="5009F059" w14:textId="2856705B" w:rsidR="00B20AC2" w:rsidRDefault="00B20AC2" w:rsidP="0049760B">
      <w:pPr>
        <w:rPr>
          <w:ins w:id="122" w:author="Deepikaa Menon" w:date="2020-08-19T13:53:00Z"/>
          <w:lang w:val="en-US"/>
        </w:rPr>
      </w:pPr>
    </w:p>
    <w:p w14:paraId="17212DBA" w14:textId="5416B96A" w:rsidR="00B20AC2" w:rsidRDefault="00B20AC2" w:rsidP="0049760B">
      <w:pPr>
        <w:rPr>
          <w:ins w:id="123" w:author="Deepikaa Menon" w:date="2020-08-19T14:00:00Z"/>
          <w:lang w:val="en-US"/>
        </w:rPr>
      </w:pPr>
    </w:p>
    <w:p w14:paraId="06D3FA44" w14:textId="0D34C59E" w:rsidR="00C13DCA" w:rsidRDefault="00C13DCA" w:rsidP="0049760B">
      <w:pPr>
        <w:rPr>
          <w:ins w:id="124" w:author="Deepikaa Menon" w:date="2020-08-19T14:00:00Z"/>
          <w:lang w:val="en-US"/>
        </w:rPr>
      </w:pPr>
    </w:p>
    <w:p w14:paraId="3C8DF9BE" w14:textId="2DB2C278" w:rsidR="00C13DCA" w:rsidRDefault="00C13DCA" w:rsidP="0049760B">
      <w:pPr>
        <w:rPr>
          <w:ins w:id="125" w:author="Deepikaa Menon" w:date="2020-08-19T14:00:00Z"/>
          <w:lang w:val="en-US"/>
        </w:rPr>
      </w:pPr>
    </w:p>
    <w:p w14:paraId="3DDB4445" w14:textId="1FD6DA45" w:rsidR="00C13DCA" w:rsidRDefault="00C13DCA" w:rsidP="0049760B">
      <w:pPr>
        <w:rPr>
          <w:ins w:id="126" w:author="Deepikaa Menon" w:date="2020-08-19T14:00:00Z"/>
          <w:lang w:val="en-US"/>
        </w:rPr>
      </w:pPr>
    </w:p>
    <w:p w14:paraId="10803C52" w14:textId="2296D28F" w:rsidR="00C13DCA" w:rsidRDefault="00C13DCA" w:rsidP="0049760B">
      <w:pPr>
        <w:rPr>
          <w:ins w:id="127" w:author="Deepikaa Menon" w:date="2020-08-19T14:00:00Z"/>
          <w:lang w:val="en-US"/>
        </w:rPr>
      </w:pPr>
    </w:p>
    <w:p w14:paraId="0F187758" w14:textId="77777777" w:rsidR="00C13DCA" w:rsidRDefault="00C13DCA" w:rsidP="0049760B">
      <w:pPr>
        <w:rPr>
          <w:ins w:id="128"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041DE8B1" w:rsidR="005E1AF3" w:rsidRDefault="005E1AF3" w:rsidP="0049760B">
      <w:pPr>
        <w:rPr>
          <w:ins w:id="129" w:author="Deepikaa Menon" w:date="2020-08-21T18:57:00Z"/>
          <w:lang w:val="en-US"/>
        </w:rPr>
      </w:pPr>
    </w:p>
    <w:p w14:paraId="0A7474BE" w14:textId="77777777" w:rsidR="000C4136" w:rsidRDefault="000C4136"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4774090E" w:rsidR="005E1AF3" w:rsidRDefault="005E1AF3" w:rsidP="005E1AF3">
      <w:pPr>
        <w:rPr>
          <w:lang w:val="en-US"/>
        </w:rPr>
      </w:pPr>
      <w:r w:rsidRPr="005E1AF3">
        <w:rPr>
          <w:lang w:val="en-US"/>
        </w:rPr>
        <w:t>﻿</w:t>
      </w:r>
      <w:ins w:id="130" w:author="Deepikaa Menon" w:date="2020-08-21T17:46:00Z">
        <w:r w:rsidR="007D20E1">
          <w:rPr>
            <w:lang w:val="en-US"/>
          </w:rPr>
          <w:t xml:space="preserve">As Vps1 appears to not </w:t>
        </w:r>
      </w:ins>
      <w:ins w:id="131" w:author="Deepikaa Menon" w:date="2020-08-21T18:00:00Z">
        <w:r w:rsidR="00521DF9">
          <w:rPr>
            <w:lang w:val="en-US"/>
          </w:rPr>
          <w:t>influence the formation of ve</w:t>
        </w:r>
      </w:ins>
      <w:ins w:id="132" w:author="Deepikaa Menon" w:date="2020-08-21T18:01:00Z">
        <w:r w:rsidR="00521DF9">
          <w:rPr>
            <w:lang w:val="en-US"/>
          </w:rPr>
          <w:t>sicles</w:t>
        </w:r>
      </w:ins>
      <w:ins w:id="133" w:author="Deepikaa Menon" w:date="2020-08-21T17:46:00Z">
        <w:r w:rsidR="007D20E1">
          <w:rPr>
            <w:lang w:val="en-US"/>
          </w:rPr>
          <w:t xml:space="preserve">, we </w:t>
        </w:r>
      </w:ins>
      <w:ins w:id="134" w:author="Deepikaa Menon" w:date="2020-08-21T18:01:00Z">
        <w:r w:rsidR="005F4F2C">
          <w:rPr>
            <w:lang w:val="en-US"/>
          </w:rPr>
          <w:t xml:space="preserve">proceeded to test </w:t>
        </w:r>
      </w:ins>
      <w:ins w:id="135" w:author="Deepikaa Menon" w:date="2020-08-21T19:04:00Z">
        <w:r w:rsidR="00467C0D">
          <w:rPr>
            <w:lang w:val="en-US"/>
          </w:rPr>
          <w:t>an</w:t>
        </w:r>
      </w:ins>
      <w:ins w:id="136" w:author="Deepikaa Menon" w:date="2020-08-21T18:01:00Z">
        <w:r w:rsidR="005F4F2C">
          <w:rPr>
            <w:lang w:val="en-US"/>
          </w:rPr>
          <w:t xml:space="preserve">other scission </w:t>
        </w:r>
      </w:ins>
      <w:ins w:id="137" w:author="Deepikaa Menon" w:date="2020-08-21T17:46:00Z">
        <w:r w:rsidR="007D20E1">
          <w:rPr>
            <w:lang w:val="en-US"/>
          </w:rPr>
          <w:t xml:space="preserve">model. </w:t>
        </w:r>
      </w:ins>
      <w:ins w:id="138"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39" w:author="Deepikaa Menon" w:date="2020-08-21T15:23:00Z">
        <w:r w:rsidR="0021012B">
          <w:rPr>
            <w:lang w:val="en-US"/>
          </w:rPr>
          <w:t>membrane scission and therefore result in</w:t>
        </w:r>
      </w:ins>
      <w:ins w:id="140" w:author="Deepikaa Menon" w:date="2020-08-21T15:25:00Z">
        <w:r w:rsidR="003C1C07">
          <w:rPr>
            <w:lang w:val="en-US"/>
          </w:rPr>
          <w:t xml:space="preserve"> longer invaginations</w:t>
        </w:r>
      </w:ins>
      <w:ins w:id="141"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42" w:author="Deepikaa Menon" w:date="2020-08-21T15:27:00Z">
        <w:r w:rsidR="00B30416">
          <w:rPr>
            <w:lang w:val="en-US"/>
          </w:rPr>
          <w:fldChar w:fldCharType="end"/>
        </w:r>
      </w:ins>
      <w:ins w:id="143" w:author="Deepikaa Menon" w:date="2020-08-21T15:26:00Z">
        <w:r w:rsidR="003C1C07">
          <w:rPr>
            <w:lang w:val="en-US"/>
          </w:rPr>
          <w:t>.</w:t>
        </w:r>
      </w:ins>
      <w:ins w:id="144" w:author="Deepikaa Menon" w:date="2020-08-21T15:22:00Z">
        <w:r w:rsidR="0021012B">
          <w:rPr>
            <w:lang w:val="en-US"/>
          </w:rPr>
          <w:t xml:space="preserve">  </w:t>
        </w:r>
      </w:ins>
      <w:commentRangeStart w:id="145"/>
      <w:r w:rsidRPr="005E1AF3">
        <w:rPr>
          <w:lang w:val="en-US"/>
        </w:rPr>
        <w:t>T</w:t>
      </w:r>
      <w:commentRangeEnd w:id="145"/>
      <w:r w:rsidR="00857359">
        <w:rPr>
          <w:rStyle w:val="CommentReference"/>
        </w:rPr>
        <w:commentReference w:id="145"/>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146" w:author="Deepikaa Menon" w:date="2020-08-25T16:48:00Z">
        <w:r w:rsidR="008A1B5A" w:rsidRPr="007D22B2">
          <w:rPr>
            <w:i/>
            <w:iCs/>
            <w:lang w:val="en-US"/>
          </w:rPr>
          <w:t>S.</w:t>
        </w:r>
        <w:r w:rsidR="00F73176" w:rsidRPr="007D22B2">
          <w:rPr>
            <w:i/>
            <w:iCs/>
            <w:lang w:val="en-US"/>
          </w:rPr>
          <w:t xml:space="preserve"> </w:t>
        </w:r>
        <w:r w:rsidR="00F73176" w:rsidRPr="007D22B2">
          <w:rPr>
            <w:i/>
            <w:iCs/>
            <w:lang w:val="en-US"/>
          </w:rPr>
          <w:t>cerevisiae</w:t>
        </w:r>
      </w:ins>
      <w:r w:rsidRPr="005E1AF3">
        <w:rPr>
          <w:lang w:val="en-US"/>
        </w:rPr>
        <w:t xml:space="preserve">: Inp51, Inp52, and Inp53. Inp51-eGFP exhibits a diffuse cytoplasmic signal, Inp52-eGFP localizes to cortical </w:t>
      </w:r>
      <w:del w:id="147"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48"/>
      <w:r w:rsidRPr="005E1AF3">
        <w:rPr>
          <w:lang w:val="en-US"/>
        </w:rPr>
        <w:t>(</w:t>
      </w:r>
      <w:ins w:id="149" w:author="Deepikaa Menon" w:date="2020-08-21T15:19:00Z">
        <w:r w:rsidR="00DA4C5A">
          <w:rPr>
            <w:lang w:val="en-US"/>
          </w:rPr>
          <w:t>Fig2</w:t>
        </w:r>
      </w:ins>
      <w:ins w:id="150" w:author="Deepikaa Menon" w:date="2020-08-21T15:32:00Z">
        <w:r w:rsidR="0071505D">
          <w:rPr>
            <w:lang w:val="en-US"/>
          </w:rPr>
          <w:t>A</w:t>
        </w:r>
      </w:ins>
      <w:ins w:id="151" w:author="Deepikaa Menon" w:date="2020-08-21T15:19:00Z">
        <w:r w:rsidR="00DA4C5A">
          <w:rPr>
            <w:lang w:val="en-US"/>
          </w:rPr>
          <w:t xml:space="preserve">, </w:t>
        </w:r>
      </w:ins>
      <w:r w:rsidRPr="005E1AF3">
        <w:rPr>
          <w:lang w:val="en-US"/>
        </w:rPr>
        <w:t>Fig2 supplement</w:t>
      </w:r>
      <w:commentRangeEnd w:id="148"/>
      <w:r w:rsidR="00AD6AAE">
        <w:rPr>
          <w:rStyle w:val="CommentReference"/>
        </w:rPr>
        <w:commentReference w:id="148"/>
      </w:r>
      <w:r w:rsidRPr="005E1AF3">
        <w:rPr>
          <w:lang w:val="en-US"/>
        </w:rPr>
        <w:t>) and Inp53 localizes to patches within the cytoplasm</w:t>
      </w:r>
      <w:ins w:id="152"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53" w:author="Deepikaa Menon" w:date="2020-08-24T18:06:00Z">
        <w:r w:rsidR="00033498">
          <w:rPr>
            <w:noProof/>
            <w:lang w:val="en-US"/>
          </w:rPr>
          <w:t xml:space="preserve">Fig2A, </w:t>
        </w:r>
      </w:ins>
      <w:r w:rsidR="0071505D" w:rsidRPr="0071505D">
        <w:rPr>
          <w:noProof/>
          <w:lang w:val="en-US"/>
        </w:rPr>
        <w:t>Bensen, Costaguta, and Payne 2000)</w:t>
      </w:r>
      <w:ins w:id="154" w:author="Deepikaa Menon" w:date="2020-08-21T15:32:00Z">
        <w:r w:rsidR="0071505D">
          <w:rPr>
            <w:lang w:val="en-US"/>
          </w:rPr>
          <w:fldChar w:fldCharType="end"/>
        </w:r>
      </w:ins>
      <w:r w:rsidRPr="005E1AF3">
        <w:rPr>
          <w:lang w:val="en-US"/>
        </w:rPr>
        <w:t>.</w:t>
      </w:r>
      <w:ins w:id="155" w:author="Deepikaa Menon" w:date="2020-08-21T15:45:00Z">
        <w:r w:rsidR="00D45E71">
          <w:rPr>
            <w:lang w:val="en-US"/>
          </w:rPr>
          <w:t xml:space="preserve"> </w:t>
        </w:r>
      </w:ins>
      <w:ins w:id="156" w:author="Deepikaa Menon" w:date="2020-08-21T18:30:00Z">
        <w:r w:rsidR="00512301">
          <w:rPr>
            <w:lang w:val="en-US"/>
          </w:rPr>
          <w:t>Since</w:t>
        </w:r>
      </w:ins>
      <w:ins w:id="157" w:author="Deepikaa Menon" w:date="2020-08-21T18:29:00Z">
        <w:r w:rsidR="00B078BF">
          <w:rPr>
            <w:lang w:val="en-US"/>
          </w:rPr>
          <w:t xml:space="preserve"> Inp52 localizes to </w:t>
        </w:r>
      </w:ins>
      <w:ins w:id="158" w:author="Deepikaa Menon" w:date="2020-08-25T17:11:00Z">
        <w:r w:rsidR="00C01177">
          <w:rPr>
            <w:lang w:val="en-US"/>
          </w:rPr>
          <w:t>endocytic</w:t>
        </w:r>
      </w:ins>
      <w:ins w:id="159" w:author="Deepikaa Menon" w:date="2020-08-21T18:29:00Z">
        <w:r w:rsidR="00B078BF">
          <w:rPr>
            <w:lang w:val="en-US"/>
          </w:rPr>
          <w:t xml:space="preserve"> patches</w:t>
        </w:r>
      </w:ins>
      <w:ins w:id="160" w:author="Deepikaa Menon" w:date="2020-08-25T18:15:00Z">
        <w:r w:rsidR="005D6C38">
          <w:rPr>
            <w:lang w:val="en-US"/>
          </w:rPr>
          <w:t xml:space="preserve"> </w:t>
        </w:r>
      </w:ins>
      <w:ins w:id="161" w:author="Deepikaa Menon" w:date="2020-08-25T18:16:00Z">
        <w:r w:rsidR="005D6C38">
          <w:rPr>
            <w:lang w:val="en-US"/>
          </w:rPr>
          <w:t>marked by Abp1</w:t>
        </w:r>
      </w:ins>
      <w:ins w:id="162" w:author="Deepikaa Menon" w:date="2020-08-21T18:29:00Z">
        <w:r w:rsidR="00B078BF">
          <w:rPr>
            <w:lang w:val="en-US"/>
          </w:rPr>
          <w:t xml:space="preserve">, we began with </w:t>
        </w:r>
      </w:ins>
      <w:ins w:id="163" w:author="Deepikaa Menon" w:date="2020-08-21T15:44:00Z">
        <w:r w:rsidR="00D45E71">
          <w:rPr>
            <w:lang w:val="en-US"/>
          </w:rPr>
          <w:t>determin</w:t>
        </w:r>
      </w:ins>
      <w:ins w:id="164" w:author="Deepikaa Menon" w:date="2020-08-21T18:30:00Z">
        <w:r w:rsidR="00AE6D73">
          <w:rPr>
            <w:lang w:val="en-US"/>
          </w:rPr>
          <w:t>ing</w:t>
        </w:r>
      </w:ins>
      <w:ins w:id="165" w:author="Deepikaa Menon" w:date="2020-08-21T15:44:00Z">
        <w:r w:rsidR="00D45E71">
          <w:rPr>
            <w:lang w:val="en-US"/>
          </w:rPr>
          <w:t xml:space="preserve"> </w:t>
        </w:r>
      </w:ins>
      <w:ins w:id="166" w:author="Deepikaa Menon" w:date="2020-08-21T18:41:00Z">
        <w:r w:rsidR="00ED10ED">
          <w:rPr>
            <w:lang w:val="en-US"/>
          </w:rPr>
          <w:t>the spatial and temporal</w:t>
        </w:r>
      </w:ins>
      <w:ins w:id="167" w:author="Deepikaa Menon" w:date="2020-08-21T18:37:00Z">
        <w:r w:rsidR="00A81C7E">
          <w:rPr>
            <w:lang w:val="en-US"/>
          </w:rPr>
          <w:t xml:space="preserve"> recruitment of Inp5</w:t>
        </w:r>
      </w:ins>
      <w:ins w:id="168" w:author="Deepikaa Menon" w:date="2020-08-21T18:41:00Z">
        <w:r w:rsidR="002815F6">
          <w:rPr>
            <w:lang w:val="en-US"/>
          </w:rPr>
          <w:t>2</w:t>
        </w:r>
        <w:r w:rsidR="00E70600">
          <w:rPr>
            <w:lang w:val="en-US"/>
          </w:rPr>
          <w:t xml:space="preserve"> within the endocytic machiner</w:t>
        </w:r>
      </w:ins>
      <w:ins w:id="169" w:author="Deepikaa Menon" w:date="2020-08-21T18:42:00Z">
        <w:r w:rsidR="00E70600">
          <w:rPr>
            <w:lang w:val="en-US"/>
          </w:rPr>
          <w:t>y</w:t>
        </w:r>
      </w:ins>
      <w:ins w:id="170" w:author="Deepikaa Menon" w:date="2020-08-21T18:30:00Z">
        <w:r w:rsidR="00AE6D73">
          <w:rPr>
            <w:lang w:val="en-US"/>
          </w:rPr>
          <w:t>. W</w:t>
        </w:r>
      </w:ins>
      <w:ins w:id="171" w:author="Deepikaa Menon" w:date="2020-08-21T15:45:00Z">
        <w:r w:rsidR="00D45E71">
          <w:rPr>
            <w:lang w:val="en-US"/>
          </w:rPr>
          <w:t xml:space="preserve">e aligned the averaged centroid of Inp52 </w:t>
        </w:r>
      </w:ins>
      <w:ins w:id="172" w:author="Deepikaa Menon" w:date="2020-08-21T17:56:00Z">
        <w:r w:rsidR="009C4F87">
          <w:rPr>
            <w:lang w:val="en-US"/>
          </w:rPr>
          <w:t xml:space="preserve">in space and time </w:t>
        </w:r>
      </w:ins>
      <w:ins w:id="173" w:author="Deepikaa Menon" w:date="2020-08-21T15:45:00Z">
        <w:r w:rsidR="00D45E71">
          <w:rPr>
            <w:lang w:val="en-US"/>
          </w:rPr>
          <w:t>to other endocytic proteins</w:t>
        </w:r>
      </w:ins>
      <w:ins w:id="174" w:author="Deepikaa Menon" w:date="2020-08-21T17:58:00Z">
        <w:r w:rsidR="00D15A13">
          <w:rPr>
            <w:lang w:val="en-US"/>
          </w:rPr>
          <w:t xml:space="preserve"> </w:t>
        </w:r>
      </w:ins>
      <w:ins w:id="175"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176" w:author="Deepikaa Menon" w:date="2020-08-21T18:40:00Z">
        <w:r w:rsidR="00507248">
          <w:rPr>
            <w:lang w:val="en-US"/>
          </w:rPr>
          <w:t>.</w:t>
        </w:r>
      </w:ins>
      <w:ins w:id="177" w:author="Deepikaa Menon" w:date="2020-08-21T15:45:00Z">
        <w:r w:rsidR="00D45E71">
          <w:rPr>
            <w:lang w:val="en-US"/>
          </w:rPr>
          <w:t xml:space="preserve"> </w:t>
        </w:r>
      </w:ins>
      <w:ins w:id="178" w:author="Deepikaa Menon" w:date="2020-08-24T18:06:00Z">
        <w:r w:rsidR="00FC7C29">
          <w:rPr>
            <w:lang w:val="en-US"/>
          </w:rPr>
          <w:t>In order to do this, w</w:t>
        </w:r>
      </w:ins>
      <w:ins w:id="179" w:author="Deepikaa Menon" w:date="2020-08-21T17:56:00Z">
        <w:r w:rsidR="009C4F87">
          <w:rPr>
            <w:lang w:val="en-US"/>
          </w:rPr>
          <w:t>e</w:t>
        </w:r>
      </w:ins>
      <w:ins w:id="180" w:author="Deepikaa Menon" w:date="2020-08-21T15:45:00Z">
        <w:r w:rsidR="00D45E71">
          <w:rPr>
            <w:lang w:val="en-US"/>
          </w:rPr>
          <w:t xml:space="preserve"> imag</w:t>
        </w:r>
      </w:ins>
      <w:ins w:id="181" w:author="Deepikaa Menon" w:date="2020-08-21T17:56:00Z">
        <w:r w:rsidR="009C4F87">
          <w:rPr>
            <w:lang w:val="en-US"/>
          </w:rPr>
          <w:t>ed</w:t>
        </w:r>
      </w:ins>
      <w:ins w:id="182" w:author="Deepikaa Menon" w:date="2020-08-21T15:45:00Z">
        <w:r w:rsidR="00D45E71">
          <w:rPr>
            <w:lang w:val="en-US"/>
          </w:rPr>
          <w:t xml:space="preserve"> Inp52</w:t>
        </w:r>
      </w:ins>
      <w:ins w:id="183" w:author="Deepikaa Menon" w:date="2020-08-21T18:03:00Z">
        <w:r w:rsidR="00A16076">
          <w:rPr>
            <w:lang w:val="en-US"/>
          </w:rPr>
          <w:t>-eGFP</w:t>
        </w:r>
      </w:ins>
      <w:ins w:id="184" w:author="Deepikaa Menon" w:date="2020-08-21T17:54:00Z">
        <w:r w:rsidR="007B36F4">
          <w:rPr>
            <w:lang w:val="en-US"/>
          </w:rPr>
          <w:t xml:space="preserve"> simultaneously with Abp1</w:t>
        </w:r>
      </w:ins>
      <w:ins w:id="185" w:author="Deepikaa Menon" w:date="2020-08-21T18:03:00Z">
        <w:r w:rsidR="00A16076">
          <w:rPr>
            <w:lang w:val="en-US"/>
          </w:rPr>
          <w:t>-mCherry</w:t>
        </w:r>
      </w:ins>
      <w:ins w:id="186" w:author="Deepikaa Menon" w:date="2020-08-21T17:56:00Z">
        <w:r w:rsidR="009C4F87">
          <w:rPr>
            <w:lang w:val="en-US"/>
          </w:rPr>
          <w:t xml:space="preserve">, and </w:t>
        </w:r>
        <w:r w:rsidR="00D15A13">
          <w:rPr>
            <w:lang w:val="en-US"/>
          </w:rPr>
          <w:t>did the same with Sla1</w:t>
        </w:r>
      </w:ins>
      <w:ins w:id="187" w:author="Deepikaa Menon" w:date="2020-08-21T18:03:00Z">
        <w:r w:rsidR="00CA11BF">
          <w:rPr>
            <w:lang w:val="en-US"/>
          </w:rPr>
          <w:t>-eGFP</w:t>
        </w:r>
      </w:ins>
      <w:ins w:id="188" w:author="Deepikaa Menon" w:date="2020-08-21T17:56:00Z">
        <w:r w:rsidR="00D15A13">
          <w:rPr>
            <w:lang w:val="en-US"/>
          </w:rPr>
          <w:t xml:space="preserve"> and Rvs167</w:t>
        </w:r>
      </w:ins>
      <w:ins w:id="189" w:author="Deepikaa Menon" w:date="2020-08-21T18:03:00Z">
        <w:r w:rsidR="00CA11BF">
          <w:rPr>
            <w:lang w:val="en-US"/>
          </w:rPr>
          <w:t>-eGFP</w:t>
        </w:r>
      </w:ins>
      <w:ins w:id="190" w:author="Deepikaa Menon" w:date="2020-08-21T17:57:00Z">
        <w:r w:rsidR="00D15A13">
          <w:rPr>
            <w:lang w:val="en-US"/>
          </w:rPr>
          <w:t xml:space="preserve">. Using Abp1 as the common reference frame, we were able to compare the arrival of </w:t>
        </w:r>
      </w:ins>
      <w:ins w:id="191" w:author="Deepikaa Menon" w:date="2020-08-21T18:04:00Z">
        <w:r w:rsidR="00AC26D2">
          <w:rPr>
            <w:lang w:val="en-US"/>
          </w:rPr>
          <w:t>the different proteins</w:t>
        </w:r>
        <w:r w:rsidR="00920BDF">
          <w:rPr>
            <w:lang w:val="en-US"/>
          </w:rPr>
          <w:t xml:space="preserve"> with respect to that of Abp1</w:t>
        </w:r>
      </w:ins>
      <w:ins w:id="192" w:author="Deepikaa Menon" w:date="2020-08-21T17:58:00Z">
        <w:r w:rsidR="00D15A13">
          <w:rPr>
            <w:lang w:val="en-US"/>
          </w:rPr>
          <w:t>.</w:t>
        </w:r>
      </w:ins>
      <w:del w:id="193" w:author="Deepikaa Menon" w:date="2020-08-21T17:58:00Z">
        <w:r w:rsidRPr="005E1AF3" w:rsidDel="00D15A13">
          <w:rPr>
            <w:lang w:val="en-US"/>
          </w:rPr>
          <w:delText xml:space="preserve"> </w:delText>
        </w:r>
        <w:commentRangeStart w:id="194"/>
        <w:r w:rsidRPr="005E1AF3" w:rsidDel="00D15A13">
          <w:rPr>
            <w:lang w:val="en-US"/>
          </w:rPr>
          <w:delText xml:space="preserve">Spatial and temporal </w:delText>
        </w:r>
        <w:commentRangeEnd w:id="194"/>
        <w:r w:rsidR="002C2FC2" w:rsidDel="00D15A13">
          <w:rPr>
            <w:rStyle w:val="CommentReference"/>
          </w:rPr>
          <w:commentReference w:id="194"/>
        </w:r>
        <w:r w:rsidRPr="005E1AF3" w:rsidDel="00D15A13">
          <w:rPr>
            <w:lang w:val="en-US"/>
          </w:rPr>
          <w:delText xml:space="preserve">alignment of Inp52 with Sla1, Abp1, and Rvs167 </w:delText>
        </w:r>
      </w:del>
      <w:del w:id="195" w:author="Deepikaa Menon" w:date="2020-08-21T17:57:00Z">
        <w:r w:rsidRPr="005E1AF3" w:rsidDel="00D15A13">
          <w:rPr>
            <w:lang w:val="en-US"/>
          </w:rPr>
          <w:delText xml:space="preserve"> </w:delText>
        </w:r>
      </w:del>
      <w:del w:id="196" w:author="Deepikaa Menon" w:date="2020-08-21T17:58:00Z">
        <w:r w:rsidRPr="005E1AF3" w:rsidDel="00D15A13">
          <w:rPr>
            <w:lang w:val="en-US"/>
          </w:rPr>
          <w:delText>shows that</w:delText>
        </w:r>
      </w:del>
      <w:ins w:id="197" w:author="Deepikaa Menon" w:date="2020-08-21T18:03:00Z">
        <w:r w:rsidR="0021547F">
          <w:rPr>
            <w:lang w:val="en-US"/>
          </w:rPr>
          <w:t xml:space="preserve"> </w:t>
        </w:r>
        <w:r w:rsidR="00AC26D2">
          <w:rPr>
            <w:lang w:val="en-US"/>
          </w:rPr>
          <w:t>We</w:t>
        </w:r>
      </w:ins>
      <w:ins w:id="198" w:author="Deepikaa Menon" w:date="2020-08-21T18:04:00Z">
        <w:r w:rsidR="00244B5E">
          <w:rPr>
            <w:lang w:val="en-US"/>
          </w:rPr>
          <w:t xml:space="preserve"> assigned as time =0 (s) the fluorescent</w:t>
        </w:r>
      </w:ins>
      <w:ins w:id="199" w:author="Deepikaa Menon" w:date="2020-08-21T18:05:00Z">
        <w:r w:rsidR="00244B5E">
          <w:rPr>
            <w:lang w:val="en-US"/>
          </w:rPr>
          <w:t xml:space="preserve"> intensity</w:t>
        </w:r>
      </w:ins>
      <w:ins w:id="200" w:author="Deepikaa Menon" w:date="2020-08-21T18:07:00Z">
        <w:r w:rsidR="00934464">
          <w:rPr>
            <w:lang w:val="en-US"/>
          </w:rPr>
          <w:t xml:space="preserve"> maximum of Rvs167</w:t>
        </w:r>
      </w:ins>
      <w:ins w:id="201" w:author="Deepikaa Menon" w:date="2020-08-21T18:12:00Z">
        <w:r w:rsidR="00250960">
          <w:rPr>
            <w:lang w:val="en-US"/>
          </w:rPr>
          <w:t>, which in WT cells is concomitant wit</w:t>
        </w:r>
      </w:ins>
      <w:ins w:id="202" w:author="Deepikaa Menon" w:date="2020-08-21T18:13:00Z">
        <w:r w:rsidR="00EA097B">
          <w:rPr>
            <w:lang w:val="en-US"/>
          </w:rPr>
          <w:t>h membrane scission</w:t>
        </w:r>
      </w:ins>
      <w:ins w:id="203" w:author="Deepikaa Menon" w:date="2020-08-24T17:14:00Z">
        <w:r w:rsidR="004C4209">
          <w:rPr>
            <w:lang w:val="en-US"/>
          </w:rPr>
          <w:t xml:space="preserve">, </w:t>
        </w:r>
      </w:ins>
      <w:ins w:id="204" w:author="Deepikaa Menon" w:date="2020-08-25T17:42:00Z">
        <w:r w:rsidR="004469B2">
          <w:rPr>
            <w:lang w:val="en-US"/>
          </w:rPr>
          <w:t>and also coincides with</w:t>
        </w:r>
        <w:r w:rsidR="002C6B3A">
          <w:rPr>
            <w:lang w:val="en-US"/>
          </w:rPr>
          <w:t xml:space="preserve"> the</w:t>
        </w:r>
      </w:ins>
      <w:ins w:id="205" w:author="Deepikaa Menon" w:date="2020-08-24T17:14:00Z">
        <w:r w:rsidR="004C4209">
          <w:rPr>
            <w:lang w:val="en-US"/>
          </w:rPr>
          <w:t xml:space="preserve"> maximum of the A</w:t>
        </w:r>
      </w:ins>
      <w:ins w:id="206" w:author="Deepikaa Menon" w:date="2020-08-24T17:15:00Z">
        <w:r w:rsidR="004C4209">
          <w:rPr>
            <w:lang w:val="en-US"/>
          </w:rPr>
          <w:t>bp1 fluorescent intensity</w:t>
        </w:r>
      </w:ins>
      <w:ins w:id="207" w:author="Deepikaa Menon" w:date="2020-08-24T18:07:00Z">
        <w:r w:rsidR="00535258">
          <w:rPr>
            <w:lang w:val="en-US"/>
          </w:rPr>
          <w:t xml:space="preserve"> (Fig2 supplement)</w:t>
        </w:r>
      </w:ins>
      <w:ins w:id="208" w:author="Deepikaa Menon" w:date="2020-08-21T18:13:00Z">
        <w:r w:rsidR="00EA097B">
          <w:rPr>
            <w:lang w:val="en-US"/>
          </w:rPr>
          <w:t>.</w:t>
        </w:r>
      </w:ins>
      <w:ins w:id="209" w:author="Deepikaa Menon" w:date="2020-08-21T18:03:00Z">
        <w:r w:rsidR="00AC26D2">
          <w:rPr>
            <w:lang w:val="en-US"/>
          </w:rPr>
          <w:t xml:space="preserve"> </w:t>
        </w:r>
      </w:ins>
      <w:ins w:id="210" w:author="Deepikaa Menon" w:date="2020-08-21T18:17:00Z">
        <w:r w:rsidR="00BB76D6">
          <w:rPr>
            <w:lang w:val="en-US"/>
          </w:rPr>
          <w:t>On the y axis, 0 (nm) indicates the position of the Sla1 centroid</w:t>
        </w:r>
      </w:ins>
      <w:ins w:id="211" w:author="Deepikaa Menon" w:date="2020-08-21T18:19:00Z">
        <w:r w:rsidR="0074498B">
          <w:rPr>
            <w:lang w:val="en-US"/>
          </w:rPr>
          <w:t>;</w:t>
        </w:r>
      </w:ins>
      <w:ins w:id="212" w:author="Deepikaa Menon" w:date="2020-08-21T18:18:00Z">
        <w:r w:rsidR="00E25E4E">
          <w:rPr>
            <w:lang w:val="en-US"/>
          </w:rPr>
          <w:t xml:space="preserve"> position</w:t>
        </w:r>
      </w:ins>
      <w:ins w:id="213" w:author="Deepikaa Menon" w:date="2020-08-21T18:19:00Z">
        <w:r w:rsidR="00C55C72">
          <w:rPr>
            <w:lang w:val="en-US"/>
          </w:rPr>
          <w:t>s</w:t>
        </w:r>
      </w:ins>
      <w:ins w:id="214" w:author="Deepikaa Menon" w:date="2020-08-21T18:18:00Z">
        <w:r w:rsidR="00E25E4E">
          <w:rPr>
            <w:lang w:val="en-US"/>
          </w:rPr>
          <w:t xml:space="preserve"> of the other centroids are in relation to the Sla1 centroid. </w:t>
        </w:r>
      </w:ins>
      <w:r w:rsidRPr="005E1AF3">
        <w:rPr>
          <w:lang w:val="en-US"/>
        </w:rPr>
        <w:t xml:space="preserve">Inp52 </w:t>
      </w:r>
      <w:del w:id="215" w:author="Deepikaa Menon" w:date="2020-08-25T17:47:00Z">
        <w:r w:rsidRPr="005E1AF3" w:rsidDel="009B02F7">
          <w:rPr>
            <w:lang w:val="en-US"/>
          </w:rPr>
          <w:delText xml:space="preserve">protein </w:delText>
        </w:r>
      </w:del>
      <w:r w:rsidRPr="005E1AF3">
        <w:rPr>
          <w:lang w:val="en-US"/>
        </w:rPr>
        <w:t>molecules arrive in the late stage of endocytosis after Rvs167, and localize to the invagination tip, suggesting a potential role in membrane scission (Fig.2b).</w:t>
      </w:r>
    </w:p>
    <w:p w14:paraId="06779C70" w14:textId="4939A710" w:rsidR="005E1AF3" w:rsidRDefault="0021012B" w:rsidP="0021012B">
      <w:pPr>
        <w:jc w:val="center"/>
        <w:rPr>
          <w:lang w:val="en-US"/>
        </w:rPr>
      </w:pPr>
      <w:ins w:id="216" w:author="Deepikaa Menon" w:date="2020-08-21T15:21:00Z">
        <w:r>
          <w:rPr>
            <w:noProof/>
            <w:lang w:val="en-US"/>
          </w:rPr>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22ADCBEA" w:rsidR="00B05CB5" w:rsidRDefault="005E1AF3" w:rsidP="005E1AF3">
      <w:pPr>
        <w:rPr>
          <w:ins w:id="217" w:author="Deepikaa Menon" w:date="2020-08-21T18:52:00Z"/>
          <w:lang w:val="en-US"/>
        </w:rPr>
      </w:pPr>
      <w:r w:rsidRPr="005E1AF3">
        <w:rPr>
          <w:b/>
          <w:bCs/>
          <w:lang w:val="en-US"/>
        </w:rPr>
        <w:t>﻿</w:t>
      </w:r>
      <w:r w:rsidRPr="005E1AF3">
        <w:rPr>
          <w:lang w:val="en-US"/>
        </w:rPr>
        <w:t>Inp53 was not investigated further, as its locali</w:t>
      </w:r>
      <w:ins w:id="218"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19" w:author="Deepikaa Menon" w:date="2020-08-21T18:14:00Z">
        <w:r w:rsidRPr="005E1AF3" w:rsidDel="0062319E">
          <w:rPr>
            <w:lang w:val="en-US"/>
          </w:rPr>
          <w:delText>rather than</w:delText>
        </w:r>
      </w:del>
      <w:ins w:id="220" w:author="Deepikaa Menon" w:date="2020-08-21T18:14:00Z">
        <w:r w:rsidR="0062319E">
          <w:rPr>
            <w:lang w:val="en-US"/>
          </w:rPr>
          <w:t>and not</w:t>
        </w:r>
      </w:ins>
      <w:r w:rsidRPr="005E1AF3">
        <w:rPr>
          <w:lang w:val="en-US"/>
        </w:rPr>
        <w:t xml:space="preserve"> endocytosis (ref Golgi). Although we were unable to</w:t>
      </w:r>
      <w:ins w:id="221" w:author="Deepikaa Menon" w:date="2020-08-25T17:48:00Z">
        <w:r w:rsidR="000C1FCB">
          <w:rPr>
            <w:lang w:val="en-US"/>
          </w:rPr>
          <w:t xml:space="preserve"> observe</w:t>
        </w:r>
      </w:ins>
      <w:r w:rsidRPr="005E1AF3">
        <w:rPr>
          <w:lang w:val="en-US"/>
        </w:rPr>
        <w:t xml:space="preserve"> </w:t>
      </w:r>
      <w:del w:id="222" w:author="Deepikaa Menon" w:date="2020-08-25T17:48:00Z">
        <w:r w:rsidRPr="005E1AF3" w:rsidDel="009B02F7">
          <w:rPr>
            <w:lang w:val="en-US"/>
          </w:rPr>
          <w:delText xml:space="preserve">see </w:delText>
        </w:r>
      </w:del>
      <w:ins w:id="223"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24" w:author="Deepikaa Menon" w:date="2020-08-25T17:48:00Z">
        <w:r w:rsidR="009B02F7">
          <w:rPr>
            <w:lang w:val="en-US"/>
          </w:rPr>
          <w:t xml:space="preserve"> </w:t>
        </w:r>
      </w:ins>
      <w:del w:id="225" w:author="Deepikaa Menon" w:date="2020-08-25T17:48:00Z">
        <w:r w:rsidRPr="005E1AF3" w:rsidDel="009B02F7">
          <w:rPr>
            <w:lang w:val="en-US"/>
          </w:rPr>
          <w:delText xml:space="preserve"> localisation </w:delText>
        </w:r>
      </w:del>
      <w:r w:rsidRPr="005E1AF3">
        <w:rPr>
          <w:lang w:val="en-US"/>
        </w:rPr>
        <w:t>at endocytic sites</w:t>
      </w:r>
      <w:ins w:id="226"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27"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28"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29" w:author="Deepikaa Menon" w:date="2020-08-21T18:52:00Z">
        <w:r w:rsidR="00B05CB5">
          <w:rPr>
            <w:lang w:val="en-US"/>
          </w:rPr>
          <w:t>.</w:t>
        </w:r>
      </w:ins>
    </w:p>
    <w:p w14:paraId="2E1CD69B" w14:textId="51EB85F9" w:rsidR="005E1AF3" w:rsidRPr="00B62146" w:rsidRDefault="00B05CB5" w:rsidP="005E1AF3">
      <w:pPr>
        <w:rPr>
          <w:strike/>
          <w:lang w:val="en-US"/>
        </w:rPr>
      </w:pPr>
      <w:ins w:id="230" w:author="Deepikaa Menon" w:date="2020-08-21T18:52:00Z">
        <w:r w:rsidRPr="00B62146">
          <w:rPr>
            <w:strike/>
            <w:lang w:val="en-US"/>
          </w:rPr>
          <w:t>(</w:t>
        </w:r>
      </w:ins>
      <w:commentRangeStart w:id="231"/>
      <w:commentRangeStart w:id="232"/>
      <w:r w:rsidR="005E1AF3" w:rsidRPr="00B62146">
        <w:rPr>
          <w:strike/>
          <w:lang w:val="en-US"/>
        </w:rPr>
        <w:t xml:space="preserve"> it may be recruited in small numbers below our detection limit</w:t>
      </w:r>
      <w:commentRangeEnd w:id="231"/>
      <w:r w:rsidR="008A5A0F" w:rsidRPr="00B62146">
        <w:rPr>
          <w:rStyle w:val="CommentReference"/>
          <w:strike/>
        </w:rPr>
        <w:commentReference w:id="231"/>
      </w:r>
      <w:commentRangeEnd w:id="232"/>
      <w:r w:rsidRPr="00B62146">
        <w:rPr>
          <w:rStyle w:val="CommentReference"/>
          <w:strike/>
        </w:rPr>
        <w:commentReference w:id="232"/>
      </w:r>
      <w:r w:rsidR="005E1AF3" w:rsidRPr="00B62146">
        <w:rPr>
          <w:strike/>
          <w:lang w:val="en-US"/>
        </w:rPr>
        <w:t xml:space="preserve">. </w:t>
      </w:r>
      <w:ins w:id="233"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304CF388"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34"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35" w:author="Deepikaa Menon" w:date="2020-08-25T17:58:00Z">
        <w:r w:rsidR="002C1F78">
          <w:rPr>
            <w:lang w:val="en-US"/>
          </w:rPr>
          <w:t xml:space="preserve">then </w:t>
        </w:r>
      </w:ins>
      <w:r w:rsidRPr="005E1AF3">
        <w:rPr>
          <w:lang w:val="en-US"/>
        </w:rPr>
        <w:t>compared against the WT</w:t>
      </w:r>
      <w:ins w:id="236" w:author="Deepikaa Menon" w:date="2020-08-25T17:48:00Z">
        <w:r w:rsidR="005B667B">
          <w:rPr>
            <w:lang w:val="en-US"/>
          </w:rPr>
          <w:t xml:space="preserve"> (Fig2 </w:t>
        </w:r>
      </w:ins>
      <w:ins w:id="237" w:author="Deepikaa Menon" w:date="2020-08-25T17:59:00Z">
        <w:r w:rsidR="005E33F5">
          <w:rPr>
            <w:lang w:val="en-US"/>
          </w:rPr>
          <w:t>d</w:t>
        </w:r>
      </w:ins>
      <w:ins w:id="238" w:author="Deepikaa Menon" w:date="2020-08-25T17:48:00Z">
        <w:r w:rsidR="005B667B">
          <w:rPr>
            <w:lang w:val="en-US"/>
          </w:rPr>
          <w:t xml:space="preserve">, </w:t>
        </w:r>
      </w:ins>
      <w:ins w:id="239" w:author="Deepikaa Menon" w:date="2020-08-25T17:59:00Z">
        <w:r w:rsidR="005E33F5">
          <w:rPr>
            <w:lang w:val="en-US"/>
          </w:rPr>
          <w:t>e</w:t>
        </w:r>
      </w:ins>
      <w:ins w:id="240" w:author="Deepikaa Menon" w:date="2020-08-25T17:48:00Z">
        <w:r w:rsidR="005B667B">
          <w:rPr>
            <w:lang w:val="en-US"/>
          </w:rPr>
          <w:t>)</w:t>
        </w:r>
      </w:ins>
      <w:r w:rsidRPr="005E1AF3">
        <w:rPr>
          <w:lang w:val="en-US"/>
        </w:rPr>
        <w:t>. Membrane retraction events do not significantly increase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241" w:author="Deepikaa Menon" w:date="2020-08-25T18:01:00Z">
        <w:r w:rsidR="001224E2">
          <w:rPr>
            <w:lang w:val="en-US"/>
          </w:rPr>
          <w:t>, while Rvs167 assemb</w:t>
        </w:r>
      </w:ins>
      <w:ins w:id="242"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243" w:author="Deepikaa Menon" w:date="2020-08-25T17:59:00Z">
        <w:r w:rsidR="00977B5F">
          <w:rPr>
            <w:lang w:val="en-US"/>
          </w:rPr>
          <w:t>nt). This data are consistent</w:t>
        </w:r>
      </w:ins>
      <w:ins w:id="244"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245" w:author="Deepikaa Menon" w:date="2020-08-25T18:01:00Z">
        <w:r w:rsidR="00C7321A">
          <w:rPr>
            <w:lang w:val="en-US"/>
          </w:rPr>
          <w:t>embly and</w:t>
        </w:r>
      </w:ins>
      <w:ins w:id="246" w:author="Deepikaa Menon" w:date="2020-08-25T18:00:00Z">
        <w:r w:rsidR="00977B5F">
          <w:rPr>
            <w:lang w:val="en-US"/>
          </w:rPr>
          <w:t xml:space="preserve"> disassembly of coat and scission proteins rather than in membrane scission. </w:t>
        </w:r>
      </w:ins>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3E3CC0A7" w:rsidR="005E1AF3" w:rsidRPr="005E1AF3" w:rsidRDefault="005E1AF3" w:rsidP="005E1AF3">
      <w:pPr>
        <w:rPr>
          <w:lang w:val="en-US"/>
        </w:rPr>
      </w:pPr>
      <w:r w:rsidRPr="005E1AF3">
        <w:rPr>
          <w:lang w:val="en-US"/>
        </w:rPr>
        <w:t xml:space="preserve">﻿So far Rvs167 remains the protein that has a major influence on scission </w:t>
      </w:r>
      <w:ins w:id="247" w:author="Deepikaa Menon" w:date="2020-08-25T18:06:00Z">
        <w:r w:rsidR="00592F79">
          <w:rPr>
            <w:lang w:val="en-US"/>
          </w:rPr>
          <w:t xml:space="preserve">efficiency </w:t>
        </w:r>
      </w:ins>
      <w:r w:rsidRPr="005E1AF3">
        <w:rPr>
          <w:lang w:val="en-US"/>
        </w:rPr>
        <w:t>and mo</w:t>
      </w:r>
      <w:ins w:id="248" w:author="Deepikaa Menon" w:date="2020-08-26T18:06:00Z">
        <w:r w:rsidR="00FF4D28">
          <w:rPr>
            <w:lang w:val="en-US"/>
          </w:rPr>
          <w:t>ve</w:t>
        </w:r>
      </w:ins>
      <w:r w:rsidRPr="005E1AF3">
        <w:rPr>
          <w:lang w:val="en-US"/>
        </w:rPr>
        <w:t xml:space="preserve">ment of Sla1. </w:t>
      </w:r>
      <w:proofErr w:type="spellStart"/>
      <w:ins w:id="249"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250"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251" w:author="Deepikaa Menon" w:date="2020-08-26T18:41:00Z">
        <w:r w:rsidR="00DA426F">
          <w:rPr>
            <w:lang w:val="en-US"/>
          </w:rPr>
          <w:t xml:space="preserve">in vivo </w:t>
        </w:r>
      </w:ins>
      <w:ins w:id="252" w:author="Deepikaa Menon" w:date="2020-08-26T13:35:00Z">
        <w:r w:rsidR="0033194A" w:rsidRPr="005E1AF3">
          <w:rPr>
            <w:lang w:val="en-US"/>
          </w:rPr>
          <w:t>has not so far been tested.</w:t>
        </w:r>
        <w:commentRangeStart w:id="253"/>
        <w:r w:rsidR="0033194A" w:rsidRPr="005E1AF3">
          <w:rPr>
            <w:lang w:val="en-US"/>
          </w:rPr>
          <w:t xml:space="preserve"> </w:t>
        </w:r>
        <w:commentRangeEnd w:id="253"/>
        <w:r w:rsidR="0033194A">
          <w:rPr>
            <w:rStyle w:val="CommentReference"/>
          </w:rPr>
          <w:commentReference w:id="253"/>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254" w:author="Deepikaa Menon" w:date="2020-08-26T18:41:00Z">
        <w:r w:rsidR="00A70FF3">
          <w:rPr>
            <w:lang w:val="en-US"/>
          </w:rPr>
          <w:t>,</w:t>
        </w:r>
      </w:ins>
      <w:ins w:id="255" w:author="Deepikaa Menon" w:date="2020-08-26T13:36:00Z">
        <w:r w:rsidR="0033194A">
          <w:rPr>
            <w:lang w:val="en-US"/>
          </w:rPr>
          <w:t xml:space="preserve"> and BAR-membrane interaction was </w:t>
        </w:r>
      </w:ins>
      <w:r w:rsidRPr="005E1AF3">
        <w:rPr>
          <w:lang w:val="en-US"/>
        </w:rPr>
        <w:t>thus investigated further</w:t>
      </w:r>
      <w:ins w:id="256" w:author="Deepikaa Menon" w:date="2020-08-26T13:35:00Z">
        <w:r w:rsidR="0033194A">
          <w:rPr>
            <w:lang w:val="en-US"/>
          </w:rPr>
          <w:t xml:space="preserve">. </w:t>
        </w:r>
      </w:ins>
      <w:ins w:id="257" w:author="Deepikaa Menon" w:date="2020-08-26T18:42:00Z">
        <w:r w:rsidR="00C6386D">
          <w:rPr>
            <w:lang w:val="en-US"/>
          </w:rPr>
          <w:t xml:space="preserve">The SH3 domain has known interactions with </w:t>
        </w:r>
      </w:ins>
      <w:ins w:id="258" w:author="Deepikaa Menon" w:date="2020-08-28T12:38:00Z">
        <w:r w:rsidR="005C7D2C">
          <w:rPr>
            <w:lang w:val="en-US"/>
          </w:rPr>
          <w:t>protein</w:t>
        </w:r>
      </w:ins>
      <w:ins w:id="259" w:author="Deepikaa Menon" w:date="2020-08-28T12:39:00Z">
        <w:r w:rsidR="005C7D2C">
          <w:rPr>
            <w:lang w:val="en-US"/>
          </w:rPr>
          <w:t>s</w:t>
        </w:r>
      </w:ins>
      <w:ins w:id="260" w:author="Deepikaa Menon" w:date="2020-08-28T12:38:00Z">
        <w:r w:rsidR="005C7D2C">
          <w:rPr>
            <w:lang w:val="en-US"/>
          </w:rPr>
          <w:t xml:space="preserve"> within </w:t>
        </w:r>
      </w:ins>
      <w:ins w:id="261" w:author="Deepikaa Menon" w:date="2020-08-26T18:42:00Z">
        <w:r w:rsidR="00C6386D">
          <w:rPr>
            <w:lang w:val="en-US"/>
          </w:rPr>
          <w:t xml:space="preserve">actin network. </w:t>
        </w:r>
      </w:ins>
      <w:ins w:id="262" w:author="Deepikaa Menon" w:date="2020-08-26T18:43:00Z">
        <w:r w:rsidR="00C6386D">
          <w:rPr>
            <w:lang w:val="en-US"/>
          </w:rPr>
          <w:t>W</w:t>
        </w:r>
      </w:ins>
      <w:ins w:id="263" w:author="Deepikaa Menon" w:date="2020-08-26T18:42:00Z">
        <w:r w:rsidR="00C6386D">
          <w:rPr>
            <w:lang w:val="en-US"/>
          </w:rPr>
          <w:t>e</w:t>
        </w:r>
      </w:ins>
      <w:ins w:id="264" w:author="Deepikaa Menon" w:date="2020-08-26T18:43:00Z">
        <w:r w:rsidR="00C6386D">
          <w:rPr>
            <w:lang w:val="en-US"/>
          </w:rPr>
          <w:t xml:space="preserve"> removed</w:t>
        </w:r>
      </w:ins>
      <w:ins w:id="265" w:author="Deepikaa Menon" w:date="2020-08-26T18:42:00Z">
        <w:r w:rsidR="00C6386D">
          <w:rPr>
            <w:lang w:val="en-US"/>
          </w:rPr>
          <w:t xml:space="preserve"> the contribution of the SH3 </w:t>
        </w:r>
      </w:ins>
      <w:del w:id="266" w:author="Deepikaa Menon" w:date="2020-08-26T13:35:00Z">
        <w:r w:rsidRPr="005E1AF3" w:rsidDel="0033194A">
          <w:rPr>
            <w:lang w:val="en-US"/>
          </w:rPr>
          <w:delText xml:space="preserve">. Rvs </w:delText>
        </w:r>
      </w:del>
      <w:del w:id="267" w:author="Deepikaa Menon" w:date="2020-08-26T13:27:00Z">
        <w:r w:rsidRPr="005E1AF3" w:rsidDel="001844E3">
          <w:rPr>
            <w:lang w:val="en-US"/>
          </w:rPr>
          <w:delText xml:space="preserve"> has been indicated by work</w:delText>
        </w:r>
      </w:del>
      <w:del w:id="268" w:author="Deepikaa Menon" w:date="2020-08-26T13:26:00Z">
        <w:r w:rsidRPr="005E1AF3" w:rsidDel="001844E3">
          <w:rPr>
            <w:lang w:val="en-US"/>
          </w:rPr>
          <w:delText xml:space="preserve"> </w:delText>
        </w:r>
      </w:del>
      <w:del w:id="269" w:author="Deepikaa Menon" w:date="2020-08-25T18:09:00Z">
        <w:r w:rsidRPr="005E1AF3" w:rsidDel="00462D65">
          <w:rPr>
            <w:lang w:val="en-US"/>
          </w:rPr>
          <w:delText>on other BAR domain proteins</w:delText>
        </w:r>
        <w:r w:rsidR="00B34347" w:rsidDel="00462D65">
          <w:rPr>
            <w:rStyle w:val="CommentReference"/>
          </w:rPr>
          <w:commentReference w:id="270"/>
        </w:r>
        <w:r w:rsidRPr="005E1AF3" w:rsidDel="00462D65">
          <w:rPr>
            <w:lang w:val="en-US"/>
          </w:rPr>
          <w:delText xml:space="preserve"> </w:delText>
        </w:r>
      </w:del>
      <w:del w:id="271" w:author="Deepikaa Menon" w:date="2020-08-26T13:26:00Z">
        <w:r w:rsidRPr="005E1AF3" w:rsidDel="001844E3">
          <w:rPr>
            <w:lang w:val="en-US"/>
          </w:rPr>
          <w:delText>(ref BAR),</w:delText>
        </w:r>
      </w:del>
      <w:del w:id="272" w:author="Deepikaa Menon" w:date="2020-08-26T13:27:00Z">
        <w:r w:rsidRPr="005E1AF3" w:rsidDel="001844E3">
          <w:rPr>
            <w:lang w:val="en-US"/>
          </w:rPr>
          <w:delText xml:space="preserve"> but </w:delText>
        </w:r>
      </w:del>
      <w:commentRangeStart w:id="270"/>
      <w:commentRangeEnd w:id="270"/>
      <w:del w:id="273" w:author="Deepikaa Menon" w:date="2020-08-26T13:35:00Z">
        <w:r w:rsidRPr="005E1AF3" w:rsidDel="0033194A">
          <w:rPr>
            <w:lang w:val="en-US"/>
          </w:rPr>
          <w:delText>has not so far been tested.</w:delText>
        </w:r>
        <w:commentRangeStart w:id="274"/>
        <w:r w:rsidRPr="005E1AF3" w:rsidDel="0033194A">
          <w:rPr>
            <w:lang w:val="en-US"/>
          </w:rPr>
          <w:delText xml:space="preserve"> </w:delText>
        </w:r>
        <w:commentRangeEnd w:id="274"/>
        <w:r w:rsidR="0019302F" w:rsidDel="0033194A">
          <w:rPr>
            <w:rStyle w:val="CommentReference"/>
          </w:rPr>
          <w:commentReference w:id="274"/>
        </w:r>
      </w:del>
      <w:del w:id="275" w:author="Deepikaa Menon" w:date="2020-08-26T18:42:00Z">
        <w:r w:rsidRPr="005E1AF3" w:rsidDel="00C6386D">
          <w:rPr>
            <w:lang w:val="en-US"/>
          </w:rPr>
          <w:delText>In order to do so, w</w:delText>
        </w:r>
      </w:del>
      <w:ins w:id="276" w:author="Deepikaa Menon" w:date="2020-08-26T18:43:00Z">
        <w:r w:rsidR="00C6386D">
          <w:rPr>
            <w:lang w:val="en-US"/>
          </w:rPr>
          <w:t xml:space="preserve">by deleting the </w:t>
        </w:r>
      </w:ins>
      <w:r w:rsidRPr="005E1AF3">
        <w:rPr>
          <w:lang w:val="en-US"/>
        </w:rPr>
        <w:t xml:space="preserve">SH3 </w:t>
      </w:r>
      <w:ins w:id="277" w:author="Deepikaa Menon" w:date="2020-08-26T18:43:00Z">
        <w:r w:rsidR="00C6386D">
          <w:rPr>
            <w:lang w:val="en-US"/>
          </w:rPr>
          <w:t xml:space="preserve">domain </w:t>
        </w:r>
      </w:ins>
      <w:r w:rsidRPr="005E1AF3">
        <w:rPr>
          <w:lang w:val="en-US"/>
        </w:rPr>
        <w:t>(</w:t>
      </w:r>
      <w:ins w:id="278" w:author="Deepikaa Menon" w:date="2020-08-28T13:13:00Z">
        <w:r w:rsidR="00AE38C3">
          <w:rPr>
            <w:lang w:val="en-US"/>
          </w:rPr>
          <w:t xml:space="preserve">this construct is </w:t>
        </w:r>
      </w:ins>
      <w:r w:rsidRPr="005E1AF3">
        <w:rPr>
          <w:lang w:val="en-US"/>
        </w:rPr>
        <w:t>henceforth BAR-GPA, Fig3a) and observed the localization of the BAR</w:t>
      </w:r>
      <w:ins w:id="279"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280" w:author="Deepikaa Menon" w:date="2020-08-19T16:47:00Z">
        <w:r w:rsidRPr="005E1AF3" w:rsidDel="00BB2EFE">
          <w:rPr>
            <w:lang w:val="en-US"/>
          </w:rPr>
          <w:delText xml:space="preserve">The GPA region is a disordered domain that has no previously reported function (ref) and was retained to </w:delText>
        </w:r>
        <w:commentRangeStart w:id="281"/>
        <w:r w:rsidRPr="005E1AF3" w:rsidDel="00BB2EFE">
          <w:rPr>
            <w:lang w:val="en-US"/>
          </w:rPr>
          <w:delText>ensure proper folding and function of the BAR domain</w:delText>
        </w:r>
        <w:commentRangeEnd w:id="281"/>
        <w:r w:rsidR="00B8348E" w:rsidDel="00BB2EFE">
          <w:rPr>
            <w:rStyle w:val="CommentReference"/>
          </w:rPr>
          <w:commentReference w:id="281"/>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282"/>
      <w:commentRangeStart w:id="283"/>
      <w:r w:rsidRPr="005E1AF3">
        <w:rPr>
          <w:lang w:val="en-US"/>
        </w:rPr>
        <w:t xml:space="preserve">colocalization with Abp1-mCherry </w:t>
      </w:r>
      <w:commentRangeEnd w:id="282"/>
      <w:r w:rsidR="00405262">
        <w:rPr>
          <w:rStyle w:val="CommentReference"/>
        </w:rPr>
        <w:commentReference w:id="282"/>
      </w:r>
      <w:commentRangeEnd w:id="283"/>
      <w:r w:rsidR="003D69BA">
        <w:rPr>
          <w:rStyle w:val="CommentReference"/>
        </w:rPr>
        <w:commentReference w:id="283"/>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284" w:author="Deepikaa Menon" w:date="2020-08-28T13:14:00Z">
        <w:r w:rsidR="00967411">
          <w:rPr>
            <w:lang w:val="en-US"/>
          </w:rPr>
          <w:t xml:space="preserve"> </w:t>
        </w:r>
        <w:r w:rsidR="00967411">
          <w:rPr>
            <w:lang w:val="en-US"/>
          </w:rPr>
          <w:fldChar w:fldCharType="begin" w:fldLock="1"/>
        </w:r>
      </w:ins>
      <w:r w:rsidR="00967411">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285"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286"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287" w:author="Deepikaa Menon" w:date="2020-08-26T18:47:00Z">
        <w:r w:rsidR="00DB2B0A">
          <w:rPr>
            <w:lang w:val="en-US"/>
          </w:rPr>
          <w:t xml:space="preserve">does not localize </w:t>
        </w:r>
      </w:ins>
      <w:ins w:id="288" w:author="Deepikaa Menon" w:date="2020-08-26T18:48:00Z">
        <w:r w:rsidR="00DB2B0A">
          <w:rPr>
            <w:lang w:val="en-US"/>
          </w:rPr>
          <w:t>to the plasma membrane,</w:t>
        </w:r>
      </w:ins>
      <w:ins w:id="289" w:author="Deepikaa Menon" w:date="2020-08-26T18:47:00Z">
        <w:r w:rsidR="00DB2B0A">
          <w:rPr>
            <w:lang w:val="en-US"/>
          </w:rPr>
          <w:t xml:space="preserve"> </w:t>
        </w:r>
      </w:ins>
      <w:r w:rsidRPr="005E1AF3">
        <w:rPr>
          <w:lang w:val="en-US"/>
        </w:rPr>
        <w:t xml:space="preserve"> except for rare transient patches that do not co-localize with Abp1-mCherry</w:t>
      </w:r>
      <w:ins w:id="290" w:author="Deepikaa Menon" w:date="2020-08-28T13:15:00Z">
        <w:r w:rsidR="00ED2DC7">
          <w:rPr>
            <w:lang w:val="en-US"/>
          </w:rPr>
          <w:t>:</w:t>
        </w:r>
      </w:ins>
      <w:ins w:id="291" w:author="Deepikaa Menon" w:date="2020-08-28T14:27:00Z">
        <w:r w:rsidR="00196535">
          <w:rPr>
            <w:lang w:val="en-US"/>
          </w:rPr>
          <w:t xml:space="preserve"> BAR-GPA</w:t>
        </w:r>
      </w:ins>
      <w:ins w:id="292" w:author="Deepikaa Menon" w:date="2020-08-26T18:48:00Z">
        <w:r w:rsidR="00DB2B0A">
          <w:rPr>
            <w:lang w:val="en-US"/>
          </w:rPr>
          <w:t xml:space="preserve"> is not recruited to endocytic sites. </w:t>
        </w:r>
      </w:ins>
    </w:p>
    <w:p w14:paraId="1A82A728" w14:textId="0C9FF360" w:rsidR="005E1AF3" w:rsidRPr="005E1AF3" w:rsidRDefault="00A15BDE" w:rsidP="005E1AF3">
      <w:pPr>
        <w:rPr>
          <w:lang w:val="en-US"/>
        </w:rPr>
      </w:pPr>
      <w:ins w:id="293"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294" w:author="Deepikaa Menon" w:date="2020-08-28T13:17:00Z">
        <w:r w:rsidRPr="005E1AF3" w:rsidDel="00605579">
          <w:rPr>
            <w:lang w:val="en-US"/>
          </w:rPr>
          <w:delText xml:space="preserve">The SH3 domain has known genetic interactions with </w:delText>
        </w:r>
      </w:del>
      <w:commentRangeStart w:id="295"/>
      <w:del w:id="296" w:author="Deepikaa Menon" w:date="2020-08-26T18:48:00Z">
        <w:r w:rsidRPr="005E1AF3" w:rsidDel="00C12A6E">
          <w:rPr>
            <w:lang w:val="en-US"/>
          </w:rPr>
          <w:delText>actin-related</w:delText>
        </w:r>
        <w:commentRangeEnd w:id="295"/>
        <w:r w:rsidR="006D2F54" w:rsidDel="00C12A6E">
          <w:rPr>
            <w:rStyle w:val="CommentReference"/>
          </w:rPr>
          <w:commentReference w:id="295"/>
        </w:r>
      </w:del>
      <w:del w:id="297" w:author="Deepikaa Menon" w:date="2020-08-28T13:17:00Z">
        <w:r w:rsidRPr="005E1AF3" w:rsidDel="00605579">
          <w:rPr>
            <w:lang w:val="en-US"/>
          </w:rPr>
          <w:delText xml:space="preserve"> </w:delText>
        </w:r>
      </w:del>
      <w:r w:rsidRPr="005E1AF3">
        <w:rPr>
          <w:lang w:val="en-US"/>
        </w:rPr>
        <w:t>In order to test if</w:t>
      </w:r>
      <w:ins w:id="298" w:author="Deepikaa Menon" w:date="2020-08-28T13:17:00Z">
        <w:r w:rsidR="00605579">
          <w:rPr>
            <w:lang w:val="en-US"/>
          </w:rPr>
          <w:t xml:space="preserve"> genetic interactions of SH3</w:t>
        </w:r>
      </w:ins>
      <w:r w:rsidRPr="005E1AF3">
        <w:rPr>
          <w:lang w:val="en-US"/>
        </w:rPr>
        <w:t xml:space="preserve"> </w:t>
      </w:r>
      <w:ins w:id="299" w:author="Deepikaa Menon" w:date="2020-08-28T13:17:00Z">
        <w:r w:rsidR="006251AE">
          <w:rPr>
            <w:lang w:val="en-US"/>
          </w:rPr>
          <w:t xml:space="preserve">domains </w:t>
        </w:r>
      </w:ins>
      <w:r w:rsidRPr="005E1AF3">
        <w:rPr>
          <w:lang w:val="en-US"/>
        </w:rPr>
        <w:t>are prevalent in</w:t>
      </w:r>
      <w:ins w:id="300" w:author="Deepikaa Menon" w:date="2020-08-28T13:17:00Z">
        <w:r w:rsidR="006251AE">
          <w:rPr>
            <w:lang w:val="en-US"/>
          </w:rPr>
          <w:t xml:space="preserve"> in vivo</w:t>
        </w:r>
      </w:ins>
      <w:r w:rsidRPr="005E1AF3">
        <w:rPr>
          <w:lang w:val="en-US"/>
        </w:rPr>
        <w:t xml:space="preserve"> </w:t>
      </w:r>
      <w:proofErr w:type="spellStart"/>
      <w:ins w:id="301" w:author="Deepikaa Menon" w:date="2020-08-26T19:25:00Z">
        <w:r w:rsidR="00D66DDA">
          <w:rPr>
            <w:lang w:val="en-US"/>
          </w:rPr>
          <w:t>endocyotosis</w:t>
        </w:r>
      </w:ins>
      <w:proofErr w:type="spellEnd"/>
      <w:r w:rsidRPr="005E1AF3">
        <w:rPr>
          <w:lang w:val="en-US"/>
        </w:rPr>
        <w:t xml:space="preserve">, we tested the </w:t>
      </w:r>
      <w:ins w:id="302"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03"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04"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05" w:author="Deepikaa Menon" w:date="2020-08-26T19:25:00Z">
        <w:r w:rsidR="00094458">
          <w:rPr>
            <w:lang w:val="en-US"/>
          </w:rPr>
          <w:t xml:space="preserve">: localization of </w:t>
        </w:r>
      </w:ins>
      <w:ins w:id="306"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07"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08" w:author="Deepikaa Menon" w:date="2020-08-26T19:42:00Z">
        <w:r w:rsidR="00322674">
          <w:rPr>
            <w:lang w:val="en-US"/>
          </w:rPr>
          <w:t xml:space="preserve">- </w:t>
        </w:r>
      </w:ins>
      <w:ins w:id="309" w:author="Deepikaa Menon" w:date="2020-08-26T19:27:00Z">
        <w:r w:rsidR="00094458">
          <w:rPr>
            <w:lang w:val="en-US"/>
          </w:rPr>
          <w:t>and curvature</w:t>
        </w:r>
      </w:ins>
      <w:ins w:id="310" w:author="Deepikaa Menon" w:date="2020-08-26T19:42:00Z">
        <w:r w:rsidR="00322674">
          <w:rPr>
            <w:lang w:val="en-US"/>
          </w:rPr>
          <w:t>-</w:t>
        </w:r>
      </w:ins>
      <w:ins w:id="311"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312" w:author="Deepikaa Menon" w:date="2020-08-28T16:46:00Z">
        <w:r w:rsidR="005D1033">
          <w:rPr>
            <w:lang w:val="en-US"/>
          </w:rPr>
          <w:t xml:space="preserve">known </w:t>
        </w:r>
      </w:ins>
      <w:r w:rsidRPr="005E1AF3">
        <w:rPr>
          <w:lang w:val="en-US"/>
        </w:rPr>
        <w:t>genetic</w:t>
      </w:r>
      <w:ins w:id="313" w:author="Deepikaa Menon" w:date="2020-08-26T19:41:00Z">
        <w:r w:rsidR="00515A1E">
          <w:rPr>
            <w:lang w:val="en-US"/>
          </w:rPr>
          <w:t xml:space="preserve"> </w:t>
        </w:r>
      </w:ins>
      <w:ins w:id="314" w:author="Deepikaa Menon" w:date="2020-08-28T16:27:00Z">
        <w:r w:rsidR="0010427C">
          <w:rPr>
            <w:lang w:val="en-US"/>
          </w:rPr>
          <w:t>and/</w:t>
        </w:r>
      </w:ins>
      <w:ins w:id="315" w:author="Deepikaa Menon" w:date="2020-08-28T14:58:00Z">
        <w:r w:rsidR="00C67626">
          <w:rPr>
            <w:lang w:val="en-US"/>
          </w:rPr>
          <w:t>or</w:t>
        </w:r>
      </w:ins>
      <w:ins w:id="316"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317"/>
      <w:r w:rsidRPr="005E1AF3">
        <w:rPr>
          <w:lang w:val="en-US"/>
        </w:rPr>
        <w:t>1997</w:t>
      </w:r>
      <w:commentRangeEnd w:id="317"/>
      <w:r w:rsidR="00506CBB">
        <w:rPr>
          <w:rStyle w:val="CommentReference"/>
        </w:rPr>
        <w:commentReference w:id="317"/>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318"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19"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320"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21"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22"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323"/>
      <w:r w:rsidRPr="005E1AF3">
        <w:rPr>
          <w:lang w:val="en-US"/>
        </w:rPr>
        <w:t>Rvs167</w:t>
      </w:r>
      <w:commentRangeEnd w:id="323"/>
      <w:r w:rsidR="00FC4710">
        <w:rPr>
          <w:rStyle w:val="CommentReference"/>
        </w:rPr>
        <w:commentReference w:id="323"/>
      </w:r>
      <w:ins w:id="324" w:author="Deepikaa Menon" w:date="2020-08-28T16:48:00Z">
        <w:r w:rsidR="00C65C4D">
          <w:rPr>
            <w:lang w:val="en-US"/>
          </w:rPr>
          <w:t xml:space="preserve">, </w:t>
        </w:r>
      </w:ins>
      <w:ins w:id="325"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26"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327" w:author="Deepikaa Menon" w:date="2020-08-28T18:49:00Z">
        <w:r w:rsidRPr="009016E3" w:rsidDel="000D49FD">
          <w:rPr>
            <w:lang w:val="en-US"/>
          </w:rPr>
          <w:delText>had an influence on</w:delText>
        </w:r>
      </w:del>
      <w:ins w:id="328" w:author="Deepikaa Menon" w:date="2020-08-28T18:49:00Z">
        <w:r w:rsidR="000D49FD">
          <w:rPr>
            <w:lang w:val="en-US"/>
          </w:rPr>
          <w:t>affected</w:t>
        </w:r>
      </w:ins>
      <w:ins w:id="329" w:author="Deepikaa Menon" w:date="2020-08-28T16:52:00Z">
        <w:r w:rsidR="009A3216">
          <w:rPr>
            <w:lang w:val="en-US"/>
          </w:rPr>
          <w:t xml:space="preserve"> growth of the endocytic invagination</w:t>
        </w:r>
      </w:ins>
      <w:r w:rsidRPr="009016E3">
        <w:rPr>
          <w:lang w:val="en-US"/>
        </w:rPr>
        <w:t xml:space="preserve"> </w:t>
      </w:r>
      <w:commentRangeStart w:id="330"/>
      <w:r w:rsidRPr="009A3216">
        <w:rPr>
          <w:strike/>
          <w:lang w:val="en-US"/>
        </w:rPr>
        <w:t>endocytic dynamics</w:t>
      </w:r>
      <w:commentRangeEnd w:id="330"/>
      <w:r w:rsidR="00C51111" w:rsidRPr="009A3216">
        <w:rPr>
          <w:rStyle w:val="CommentReference"/>
          <w:strike/>
          <w:sz w:val="24"/>
          <w:szCs w:val="24"/>
        </w:rPr>
        <w:commentReference w:id="330"/>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31"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332" w:author="Deepikaa Menon" w:date="2020-08-28T18:45:00Z">
        <w:r w:rsidR="00981D8E">
          <w:rPr>
            <w:lang w:val="en-US"/>
          </w:rPr>
          <w:t xml:space="preserve"> </w:t>
        </w:r>
      </w:ins>
      <w:moveToRangeStart w:id="333" w:author="Deepikaa Menon" w:date="2020-08-28T18:50:00Z" w:name="move49533042"/>
      <w:moveTo w:id="334" w:author="Deepikaa Menon" w:date="2020-08-28T18:50:00Z">
        <w:r w:rsidR="00E72B4C" w:rsidRPr="000D22EF">
          <w:rPr>
            <w:lang w:val="en-US"/>
          </w:rPr>
          <w:t xml:space="preserve">The </w:t>
        </w:r>
      </w:moveTo>
      <w:ins w:id="335" w:author="Deepikaa Menon" w:date="2020-08-28T19:10:00Z">
        <w:r w:rsidR="00D940C1">
          <w:rPr>
            <w:lang w:val="en-US"/>
          </w:rPr>
          <w:t>movement</w:t>
        </w:r>
      </w:ins>
      <w:moveTo w:id="336" w:author="Deepikaa Menon" w:date="2020-08-28T18:50:00Z">
        <w:r w:rsidR="00E72B4C" w:rsidRPr="000D22EF">
          <w:rPr>
            <w:lang w:val="en-US"/>
          </w:rPr>
          <w:t xml:space="preserve"> of Rvs167 centroid is smaller in BAR-GPA cells than in WT (Fig.4</w:t>
        </w:r>
      </w:moveTo>
      <w:ins w:id="337" w:author="Deepikaa Menon" w:date="2020-08-28T18:50:00Z">
        <w:r w:rsidR="00E72B4C">
          <w:rPr>
            <w:lang w:val="en-US"/>
          </w:rPr>
          <w:t>a,</w:t>
        </w:r>
      </w:ins>
      <w:moveTo w:id="338" w:author="Deepikaa Menon" w:date="2020-08-28T18:50:00Z">
        <w:r w:rsidR="00E72B4C" w:rsidRPr="000D22EF">
          <w:rPr>
            <w:lang w:val="en-US"/>
          </w:rPr>
          <w:t>b), consistent with the formation of shorter invaginations suggested by the reduced Sla1 movement in these cells.</w:t>
        </w:r>
      </w:moveTo>
      <w:moveToRangeEnd w:id="333"/>
    </w:p>
    <w:p w14:paraId="3BEA7D4F" w14:textId="77777777" w:rsidR="00E72B4C" w:rsidRDefault="00E72B4C" w:rsidP="004047C8">
      <w:pPr>
        <w:rPr>
          <w:ins w:id="339" w:author="Deepikaa Menon" w:date="2020-08-28T18:50:00Z"/>
          <w:lang w:val="en-US"/>
        </w:rPr>
      </w:pPr>
    </w:p>
    <w:p w14:paraId="1D681BBC" w14:textId="77CA7974" w:rsidR="004047C8" w:rsidRPr="000D22EF" w:rsidRDefault="00981D8E" w:rsidP="004047C8">
      <w:pPr>
        <w:rPr>
          <w:lang w:val="en-US"/>
        </w:rPr>
      </w:pPr>
      <w:ins w:id="340" w:author="Deepikaa Menon" w:date="2020-08-28T18:46:00Z">
        <w:r>
          <w:rPr>
            <w:lang w:val="en-US"/>
          </w:rPr>
          <w:t>There is delay in BAR-GPA recruitment compared to the onset of Abp1 assembly</w:t>
        </w:r>
      </w:ins>
      <w:ins w:id="341" w:author="Deepikaa Menon" w:date="2020-08-31T17:29:00Z">
        <w:r w:rsidR="00272E7D">
          <w:rPr>
            <w:lang w:val="en-US"/>
          </w:rPr>
          <w:t xml:space="preserve"> </w:t>
        </w:r>
        <w:r w:rsidR="00272E7D">
          <w:rPr>
            <w:lang w:val="en-US"/>
          </w:rPr>
          <w:t>(Fig4 c, d)</w:t>
        </w:r>
      </w:ins>
      <w:ins w:id="342" w:author="Deepikaa Menon" w:date="2020-08-28T19:11:00Z">
        <w:r w:rsidR="00AF3132">
          <w:rPr>
            <w:lang w:val="en-US"/>
          </w:rPr>
          <w:t>.</w:t>
        </w:r>
      </w:ins>
      <w:ins w:id="343" w:author="Deepikaa Menon" w:date="2020-08-28T18:46:00Z">
        <w:r>
          <w:rPr>
            <w:lang w:val="en-US"/>
          </w:rPr>
          <w:t xml:space="preserve"> </w:t>
        </w:r>
      </w:ins>
      <w:ins w:id="344" w:author="Deepikaa Menon" w:date="2020-08-28T19:11:00Z">
        <w:r w:rsidR="00AF3132">
          <w:rPr>
            <w:lang w:val="en-US"/>
          </w:rPr>
          <w:t>I</w:t>
        </w:r>
      </w:ins>
      <w:ins w:id="345" w:author="Deepikaa Menon" w:date="2020-08-28T18:46:00Z">
        <w:r>
          <w:rPr>
            <w:lang w:val="en-US"/>
          </w:rPr>
          <w:t xml:space="preserve">n WT </w:t>
        </w:r>
      </w:ins>
      <w:ins w:id="346" w:author="Deepikaa Menon" w:date="2020-08-28T18:47:00Z">
        <w:r>
          <w:rPr>
            <w:lang w:val="en-US"/>
          </w:rPr>
          <w:t>cells, Rvs167 and Abp1 molecule nu</w:t>
        </w:r>
      </w:ins>
      <w:ins w:id="347" w:author="Deepikaa Menon" w:date="2020-08-28T18:48:00Z">
        <w:r>
          <w:rPr>
            <w:lang w:val="en-US"/>
          </w:rPr>
          <w:t>mber peaks are coincident</w:t>
        </w:r>
      </w:ins>
      <w:ins w:id="348" w:author="Deepikaa Menon" w:date="2020-08-28T19:11:00Z">
        <w:r w:rsidR="00AF3132">
          <w:rPr>
            <w:lang w:val="en-US"/>
          </w:rPr>
          <w:t>:</w:t>
        </w:r>
      </w:ins>
      <w:ins w:id="349"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350" w:author="Deepikaa Menon" w:date="2020-08-28T18:48:00Z">
        <w:r>
          <w:rPr>
            <w:lang w:val="en-US"/>
          </w:rPr>
          <w:t xml:space="preserve"> </w:t>
        </w:r>
      </w:ins>
      <w:ins w:id="351" w:author="Deepikaa Menon" w:date="2020-08-28T18:55:00Z">
        <w:r w:rsidR="007B230E">
          <w:rPr>
            <w:lang w:val="en-US"/>
          </w:rPr>
          <w:t>Asynchronous peaks in</w:t>
        </w:r>
      </w:ins>
      <w:ins w:id="352" w:author="Deepikaa Menon" w:date="2020-08-28T18:48:00Z">
        <w:r>
          <w:rPr>
            <w:lang w:val="en-US"/>
          </w:rPr>
          <w:t xml:space="preserve"> BAR-GPA cells </w:t>
        </w:r>
      </w:ins>
      <w:ins w:id="353" w:author="Deepikaa Menon" w:date="2020-08-28T18:53:00Z">
        <w:r w:rsidR="00F45277">
          <w:rPr>
            <w:lang w:val="en-US"/>
          </w:rPr>
          <w:t xml:space="preserve"> </w:t>
        </w:r>
      </w:ins>
      <w:ins w:id="354" w:author="Deepikaa Menon" w:date="2020-08-28T18:54:00Z">
        <w:r w:rsidR="00F45277">
          <w:rPr>
            <w:lang w:val="en-US"/>
          </w:rPr>
          <w:t>indicat</w:t>
        </w:r>
      </w:ins>
      <w:ins w:id="355" w:author="Deepikaa Menon" w:date="2020-08-28T18:55:00Z">
        <w:r w:rsidR="007B230E">
          <w:rPr>
            <w:lang w:val="en-US"/>
          </w:rPr>
          <w:t>es</w:t>
        </w:r>
      </w:ins>
      <w:ins w:id="356" w:author="Deepikaa Menon" w:date="2020-08-28T18:54:00Z">
        <w:r w:rsidR="00F45277">
          <w:rPr>
            <w:lang w:val="en-US"/>
          </w:rPr>
          <w:t xml:space="preserve"> a disruption </w:t>
        </w:r>
      </w:ins>
      <w:ins w:id="357" w:author="Deepikaa Menon" w:date="2020-08-31T17:30:00Z">
        <w:r w:rsidR="007E39D2">
          <w:rPr>
            <w:lang w:val="en-US"/>
          </w:rPr>
          <w:t xml:space="preserve">in the feedback between </w:t>
        </w:r>
      </w:ins>
      <w:ins w:id="358" w:author="Deepikaa Menon" w:date="2020-08-28T19:11:00Z">
        <w:r w:rsidR="00967AB4">
          <w:rPr>
            <w:lang w:val="en-US"/>
          </w:rPr>
          <w:t>actin network dynamics and membrane scission.</w:t>
        </w:r>
      </w:ins>
      <w:ins w:id="359"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360"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361"/>
      <w:r w:rsidR="004047C8" w:rsidRPr="000D49FD">
        <w:rPr>
          <w:strike/>
          <w:lang w:val="en-US"/>
        </w:rPr>
        <w:t xml:space="preserve">delayed </w:t>
      </w:r>
      <w:commentRangeEnd w:id="361"/>
      <w:r w:rsidR="00EF747F" w:rsidRPr="000D49FD">
        <w:rPr>
          <w:rStyle w:val="CommentReference"/>
          <w:strike/>
          <w:sz w:val="24"/>
          <w:szCs w:val="24"/>
        </w:rPr>
        <w:commentReference w:id="361"/>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362"/>
      <w:commentRangeStart w:id="363"/>
      <w:r w:rsidR="004047C8" w:rsidRPr="000D22EF">
        <w:rPr>
          <w:lang w:val="en-US"/>
        </w:rPr>
        <w:t>centroid is 20-30 nm away from its starting position</w:t>
      </w:r>
      <w:commentRangeEnd w:id="362"/>
      <w:r w:rsidR="00A12786" w:rsidRPr="000D22EF">
        <w:rPr>
          <w:rStyle w:val="CommentReference"/>
          <w:sz w:val="24"/>
          <w:szCs w:val="24"/>
        </w:rPr>
        <w:commentReference w:id="362"/>
      </w:r>
      <w:commentRangeEnd w:id="363"/>
      <w:r w:rsidR="00A41D8F">
        <w:rPr>
          <w:rStyle w:val="CommentReference"/>
        </w:rPr>
        <w:commentReference w:id="363"/>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364" w:author="Deepikaa Menon" w:date="2020-08-28T18:50:00Z" w:name="move49533042"/>
      <w:moveFrom w:id="365" w:author="Deepikaa Menon" w:date="2020-08-28T18:50:00Z">
        <w:r w:rsidRPr="000D22EF" w:rsidDel="00E72B4C">
          <w:rPr>
            <w:lang w:val="en-US"/>
          </w:rPr>
          <w:t xml:space="preserve"> The inward jump of Rvs167 </w:t>
        </w:r>
        <w:ins w:id="366"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364"/>
      <w:r w:rsidRPr="000D22EF">
        <w:rPr>
          <w:lang w:val="en-US"/>
        </w:rPr>
        <w:t xml:space="preserve">Recruitment of Rvs167 in </w:t>
      </w:r>
      <w:ins w:id="367" w:author="Deepikaa Menon" w:date="2020-09-01T13:01:00Z">
        <w:r w:rsidR="00605934" w:rsidRPr="0084107E">
          <w:rPr>
            <w:i/>
            <w:iCs/>
            <w:lang w:val="en-US"/>
          </w:rPr>
          <w:t>Rvs167</w:t>
        </w:r>
      </w:ins>
      <w:ins w:id="368"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369" w:author="Deepikaa Menon" w:date="2020-08-31T17:32:00Z">
        <w:r w:rsidR="005911DF" w:rsidRPr="000D22EF">
          <w:rPr>
            <w:lang w:val="en-US"/>
          </w:rPr>
          <w:t>Fig4</w:t>
        </w:r>
        <w:r w:rsidR="005911DF">
          <w:rPr>
            <w:lang w:val="en-US"/>
          </w:rPr>
          <w:t>c</w:t>
        </w:r>
      </w:ins>
      <w:ins w:id="370"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371"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49B3A01" w14:textId="08DF2D7F" w:rsidR="004047C8" w:rsidRDefault="004047C8" w:rsidP="000D22EF">
      <w:pPr>
        <w:jc w:val="center"/>
        <w:rPr>
          <w:sz w:val="20"/>
          <w:szCs w:val="20"/>
          <w:lang w:val="en-US"/>
        </w:rPr>
      </w:pPr>
    </w:p>
    <w:p w14:paraId="720D0337" w14:textId="77777777" w:rsidR="004047C8" w:rsidRDefault="004047C8" w:rsidP="004047C8">
      <w:pPr>
        <w:rPr>
          <w:sz w:val="20"/>
          <w:szCs w:val="20"/>
          <w:lang w:val="en-US"/>
        </w:rPr>
      </w:pPr>
    </w:p>
    <w:p w14:paraId="7841406D" w14:textId="19717FA6" w:rsidR="004047C8" w:rsidRDefault="00B10B59" w:rsidP="004047C8">
      <w:pPr>
        <w:rPr>
          <w:sz w:val="20"/>
          <w:szCs w:val="20"/>
          <w:lang w:val="en-US"/>
        </w:rPr>
      </w:pPr>
      <w:ins w:id="372" w:author="Deepikaa Menon" w:date="2020-08-28T16:59:00Z">
        <w:r>
          <w:rPr>
            <w:noProof/>
            <w:sz w:val="20"/>
            <w:szCs w:val="20"/>
            <w:lang w:val="en-US"/>
          </w:rPr>
          <w:drawing>
            <wp:inline distT="0" distB="0" distL="0" distR="0" wp14:anchorId="323AB3A2" wp14:editId="2C71E4FE">
              <wp:extent cx="5756910" cy="214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sh3_7.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148840"/>
                      </a:xfrm>
                      <a:prstGeom prst="rect">
                        <a:avLst/>
                      </a:prstGeom>
                    </pic:spPr>
                  </pic:pic>
                </a:graphicData>
              </a:graphic>
            </wp:inline>
          </w:drawing>
        </w:r>
      </w:ins>
    </w:p>
    <w:p w14:paraId="7A5181B7" w14:textId="68F5482C" w:rsidR="004047C8" w:rsidRDefault="004047C8" w:rsidP="004047C8">
      <w:pPr>
        <w:rPr>
          <w:sz w:val="20"/>
          <w:szCs w:val="20"/>
          <w:lang w:val="en-US"/>
        </w:rPr>
      </w:pPr>
    </w:p>
    <w:p w14:paraId="23EA4DE1" w14:textId="77777777" w:rsidR="004047C8" w:rsidRDefault="004047C8" w:rsidP="004047C8">
      <w:pPr>
        <w:rPr>
          <w:sz w:val="20"/>
          <w:szCs w:val="20"/>
          <w:lang w:val="en-US"/>
        </w:rPr>
      </w:pPr>
    </w:p>
    <w:p w14:paraId="6EBA8914" w14:textId="0B917CA9"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373"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0106564D" w14:textId="77777777" w:rsidR="004047C8" w:rsidRDefault="004047C8" w:rsidP="004047C8">
      <w:pPr>
        <w:rPr>
          <w:sz w:val="20"/>
          <w:szCs w:val="20"/>
          <w:lang w:val="en-US"/>
        </w:rPr>
      </w:pPr>
    </w:p>
    <w:p w14:paraId="6B297C58" w14:textId="77777777"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14:paraId="31943AE6" w14:textId="51059568" w:rsidR="004047C8" w:rsidRDefault="004047C8" w:rsidP="004047C8">
      <w:pPr>
        <w:rPr>
          <w:ins w:id="374" w:author="Deepikaa Menon" w:date="2020-09-01T16:59:00Z"/>
          <w:sz w:val="20"/>
          <w:szCs w:val="20"/>
          <w:lang w:val="en-US"/>
        </w:rPr>
      </w:pPr>
    </w:p>
    <w:p w14:paraId="04151CEA" w14:textId="0BDB1DA1" w:rsidR="00841721" w:rsidRDefault="004A6858" w:rsidP="004047C8">
      <w:pPr>
        <w:rPr>
          <w:ins w:id="375" w:author="Deepikaa Menon" w:date="2020-09-01T18:39:00Z"/>
          <w:lang w:val="en-US"/>
        </w:rPr>
      </w:pPr>
      <w:ins w:id="376" w:author="Deepikaa Menon" w:date="2020-09-01T16:59:00Z">
        <w:r w:rsidRPr="0015290B">
          <w:rPr>
            <w:lang w:val="en-US"/>
          </w:rPr>
          <w:t xml:space="preserve">Since </w:t>
        </w:r>
      </w:ins>
      <w:ins w:id="377" w:author="Deepikaa Menon" w:date="2020-09-03T14:12:00Z">
        <w:r w:rsidR="00637FDE" w:rsidRPr="0084107E">
          <w:rPr>
            <w:i/>
            <w:iCs/>
            <w:lang w:val="en-US"/>
          </w:rPr>
          <w:sym w:font="Symbol" w:char="F044"/>
        </w:r>
      </w:ins>
      <w:ins w:id="378" w:author="Deepikaa Menon" w:date="2020-09-01T16:59:00Z">
        <w:r w:rsidR="008C5B89" w:rsidRPr="0015290B">
          <w:rPr>
            <w:lang w:val="en-US"/>
          </w:rPr>
          <w:t xml:space="preserve"> </w:t>
        </w:r>
      </w:ins>
      <w:proofErr w:type="spellStart"/>
      <w:ins w:id="379" w:author="Deepikaa Menon" w:date="2020-09-03T14:12:00Z">
        <w:r w:rsidR="00637FDE" w:rsidRPr="0016505F">
          <w:rPr>
            <w:i/>
            <w:iCs/>
            <w:lang w:val="en-US"/>
          </w:rPr>
          <w:t>rvs</w:t>
        </w:r>
        <w:proofErr w:type="spellEnd"/>
        <w:r w:rsidR="00637FDE">
          <w:rPr>
            <w:lang w:val="en-US"/>
          </w:rPr>
          <w:t xml:space="preserve"> </w:t>
        </w:r>
      </w:ins>
      <w:bookmarkStart w:id="380" w:name="_GoBack"/>
      <w:bookmarkEnd w:id="380"/>
      <w:ins w:id="381"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382" w:author="Deepikaa Menon" w:date="2020-09-01T16:59:00Z">
        <w:r w:rsidR="008C5B89" w:rsidRPr="0015290B">
          <w:rPr>
            <w:lang w:val="en-US"/>
          </w:rPr>
          <w:t xml:space="preserve">results in decreased Sla1 movement, we wondered if Sla1 movement would </w:t>
        </w:r>
      </w:ins>
      <w:ins w:id="383" w:author="Deepikaa Menon" w:date="2020-09-01T17:00:00Z">
        <w:r w:rsidR="008C5B89" w:rsidRPr="0015290B">
          <w:rPr>
            <w:lang w:val="en-US"/>
          </w:rPr>
          <w:t>scale with</w:t>
        </w:r>
      </w:ins>
      <w:ins w:id="384" w:author="Deepikaa Menon" w:date="2020-09-01T16:59:00Z">
        <w:r w:rsidR="008C5B89" w:rsidRPr="0015290B">
          <w:rPr>
            <w:lang w:val="en-US"/>
          </w:rPr>
          <w:t xml:space="preserve"> a</w:t>
        </w:r>
      </w:ins>
      <w:ins w:id="385"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386" w:author="Deepikaa Menon" w:date="2020-09-01T17:03:00Z">
        <w:r w:rsidR="00FD0EF1" w:rsidRPr="0015290B">
          <w:rPr>
            <w:lang w:val="en-US"/>
          </w:rPr>
          <w:t>.</w:t>
        </w:r>
      </w:ins>
      <w:ins w:id="387" w:author="Deepikaa Menon" w:date="2020-09-01T17:06:00Z">
        <w:r w:rsidR="00644CB1" w:rsidRPr="00644CB1">
          <w:rPr>
            <w:lang w:val="en-US"/>
          </w:rPr>
          <w:t xml:space="preserve"> </w:t>
        </w:r>
      </w:ins>
      <w:moveToRangeStart w:id="388" w:author="Deepikaa Menon" w:date="2020-09-01T17:06:00Z" w:name="move49872384"/>
      <w:moveTo w:id="389" w:author="Deepikaa Menon" w:date="2020-09-01T17:06:00Z">
        <w:del w:id="390"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moveTo>
      <w:ins w:id="391"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392" w:author="Deepikaa Menon" w:date="2020-09-01T18:16:00Z">
        <w:r w:rsidR="00BA3215">
          <w:rPr>
            <w:lang w:val="en-US"/>
          </w:rPr>
          <w:t>ing</w:t>
        </w:r>
      </w:ins>
      <w:ins w:id="393" w:author="Deepikaa Menon" w:date="2020-09-01T17:20:00Z">
        <w:r w:rsidR="00400C34">
          <w:rPr>
            <w:lang w:val="en-US"/>
          </w:rPr>
          <w:t xml:space="preserve"> the</w:t>
        </w:r>
      </w:ins>
      <w:moveTo w:id="394" w:author="Deepikaa Menon" w:date="2020-09-01T17:06:00Z">
        <w:r w:rsidR="00644CB1" w:rsidRPr="00D85EF5">
          <w:rPr>
            <w:lang w:val="en-US"/>
          </w:rPr>
          <w:t xml:space="preserve"> Rvs167 and Rvs161 genes endogenously (ref Huber) in diploid and haploid yeast cells</w:t>
        </w:r>
      </w:moveTo>
      <w:ins w:id="395" w:author="Deepikaa Menon" w:date="2020-09-01T17:21:00Z">
        <w:r w:rsidR="00400C34">
          <w:rPr>
            <w:lang w:val="en-US"/>
          </w:rPr>
          <w:t xml:space="preserve">. We </w:t>
        </w:r>
      </w:ins>
      <w:ins w:id="396" w:author="Deepikaa Menon" w:date="2020-09-01T17:22:00Z">
        <w:r w:rsidR="00400C34">
          <w:rPr>
            <w:lang w:val="en-US"/>
          </w:rPr>
          <w:t xml:space="preserve">were thus able to </w:t>
        </w:r>
      </w:ins>
      <w:ins w:id="397" w:author="Deepikaa Menon" w:date="2020-09-01T17:21:00Z">
        <w:r w:rsidR="00400C34">
          <w:rPr>
            <w:lang w:val="en-US"/>
          </w:rPr>
          <w:t>ma</w:t>
        </w:r>
      </w:ins>
      <w:ins w:id="398" w:author="Deepikaa Menon" w:date="2020-09-01T17:22:00Z">
        <w:r w:rsidR="00400C34">
          <w:rPr>
            <w:lang w:val="en-US"/>
          </w:rPr>
          <w:t>k</w:t>
        </w:r>
      </w:ins>
      <w:ins w:id="399" w:author="Deepikaa Menon" w:date="2020-09-01T17:21:00Z">
        <w:r w:rsidR="00400C34">
          <w:rPr>
            <w:lang w:val="en-US"/>
          </w:rPr>
          <w:t xml:space="preserve">e diploid strains with 4x copies of both the </w:t>
        </w:r>
        <w:proofErr w:type="spellStart"/>
        <w:r w:rsidR="00400C34">
          <w:rPr>
            <w:lang w:val="en-US"/>
          </w:rPr>
          <w:t>Rvs</w:t>
        </w:r>
        <w:proofErr w:type="spellEnd"/>
        <w:r w:rsidR="00400C34">
          <w:rPr>
            <w:lang w:val="en-US"/>
          </w:rPr>
          <w:t xml:space="preserve"> gen</w:t>
        </w:r>
      </w:ins>
      <w:ins w:id="400" w:author="Deepikaa Menon" w:date="2020-09-01T17:22:00Z">
        <w:r w:rsidR="00400C34">
          <w:rPr>
            <w:lang w:val="en-US"/>
          </w:rPr>
          <w:t>es, 2x copies (WT diploid cells), and 1x copy</w:t>
        </w:r>
      </w:ins>
      <w:ins w:id="401" w:author="Deepikaa Menon" w:date="2020-09-01T18:39:00Z">
        <w:r w:rsidR="00841721">
          <w:rPr>
            <w:lang w:val="en-US"/>
          </w:rPr>
          <w:t>.</w:t>
        </w:r>
      </w:ins>
      <w:ins w:id="402" w:author="Deepikaa Menon" w:date="2020-09-01T18:40:00Z">
        <w:r w:rsidR="00841721">
          <w:rPr>
            <w:lang w:val="en-US"/>
          </w:rPr>
          <w:t xml:space="preserve"> A</w:t>
        </w:r>
        <w:r w:rsidR="00841721" w:rsidRPr="00D85EF5">
          <w:rPr>
            <w:lang w:val="en-US"/>
          </w:rPr>
          <w:t xml:space="preserve">mount of Rvs167 recruited to sites increases with gene copy number (Fig5f). Additional </w:t>
        </w:r>
        <w:proofErr w:type="spellStart"/>
        <w:r w:rsidR="00841721" w:rsidRPr="00D85EF5">
          <w:rPr>
            <w:lang w:val="en-US"/>
          </w:rPr>
          <w:t>Rvs</w:t>
        </w:r>
        <w:proofErr w:type="spellEnd"/>
        <w:r w:rsidR="00841721" w:rsidRPr="00D85EF5">
          <w:rPr>
            <w:lang w:val="en-US"/>
          </w:rPr>
          <w:t xml:space="preserve"> recruited to endocytic sites in the 4x case does not change the rate or total inward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(Fig5a). Magnitude of Rvs167 inward movement is unchanged, but the Rvs167-eGFP signal is lost immediately after the inward movement in the 1x case, unlike in the 4x and 2x cases.</w:t>
        </w:r>
      </w:ins>
    </w:p>
    <w:p w14:paraId="3DE53858" w14:textId="77777777" w:rsidR="00841721" w:rsidRDefault="00841721" w:rsidP="004047C8">
      <w:pPr>
        <w:rPr>
          <w:ins w:id="403" w:author="Deepikaa Menon" w:date="2020-09-01T18:39:00Z"/>
          <w:lang w:val="en-US"/>
        </w:rPr>
      </w:pPr>
    </w:p>
    <w:p w14:paraId="6BCF594D" w14:textId="77777777" w:rsidR="00841721" w:rsidRDefault="00841721" w:rsidP="004047C8">
      <w:pPr>
        <w:rPr>
          <w:ins w:id="404" w:author="Deepikaa Menon" w:date="2020-09-01T18:39:00Z"/>
          <w:lang w:val="en-US"/>
        </w:rPr>
      </w:pPr>
    </w:p>
    <w:p w14:paraId="5E419BA2" w14:textId="78A15F49" w:rsidR="004A6858" w:rsidRDefault="00400C34" w:rsidP="004047C8">
      <w:pPr>
        <w:rPr>
          <w:sz w:val="20"/>
          <w:szCs w:val="20"/>
          <w:lang w:val="en-US"/>
        </w:rPr>
      </w:pPr>
      <w:ins w:id="405" w:author="Deepikaa Menon" w:date="2020-09-01T17:22:00Z">
        <w:r>
          <w:rPr>
            <w:lang w:val="en-US"/>
          </w:rPr>
          <w:t xml:space="preserve"> and also generated haploid strains with 2x copies, 1x copy (WT haploid), </w:t>
        </w:r>
      </w:ins>
      <w:moveToRangeEnd w:id="388"/>
    </w:p>
    <w:p w14:paraId="1EA46365" w14:textId="04F29417" w:rsidR="00925343" w:rsidRPr="00D85EF5" w:rsidRDefault="004047C8" w:rsidP="004047C8">
      <w:pPr>
        <w:rPr>
          <w:lang w:val="en-US"/>
        </w:rPr>
      </w:pPr>
      <w:r w:rsidRPr="004047C8">
        <w:rPr>
          <w:sz w:val="20"/>
          <w:szCs w:val="20"/>
          <w:lang w:val="en-US"/>
        </w:rPr>
        <w:t>﻿</w:t>
      </w:r>
      <w:commentRangeStart w:id="406"/>
      <w:r w:rsidRPr="004A6858">
        <w:rPr>
          <w:strike/>
          <w:lang w:val="en-US"/>
        </w:rPr>
        <w:t xml:space="preserve">We wondered if the decreased Sla1 movement in BAR-GPA cells (Fig4a) was induced by loss of </w:t>
      </w:r>
      <w:commentRangeEnd w:id="406"/>
      <w:r w:rsidR="00511A79" w:rsidRPr="004A6858">
        <w:rPr>
          <w:rStyle w:val="CommentReference"/>
          <w:strike/>
          <w:sz w:val="24"/>
          <w:szCs w:val="24"/>
        </w:rPr>
        <w:commentReference w:id="406"/>
      </w:r>
      <w:r w:rsidRPr="004A6858">
        <w:rPr>
          <w:strike/>
          <w:lang w:val="en-US"/>
        </w:rPr>
        <w:t xml:space="preserve">an </w:t>
      </w:r>
      <w:commentRangeStart w:id="407"/>
      <w:r w:rsidRPr="004A6858">
        <w:rPr>
          <w:strike/>
          <w:lang w:val="en-US"/>
        </w:rPr>
        <w:t>SH3 domain mediated interaction,</w:t>
      </w:r>
      <w:commentRangeEnd w:id="407"/>
      <w:r w:rsidR="00A960B7" w:rsidRPr="004A6858">
        <w:rPr>
          <w:rStyle w:val="CommentReference"/>
          <w:strike/>
          <w:sz w:val="24"/>
          <w:szCs w:val="24"/>
        </w:rPr>
        <w:commentReference w:id="407"/>
      </w:r>
      <w:r w:rsidRPr="004A6858">
        <w:rPr>
          <w:strike/>
          <w:lang w:val="en-US"/>
        </w:rPr>
        <w:t xml:space="preserve"> or because Rvs167 in the BAR-GPA mutant is recruited in smaller numbers to endocytic sites.</w:t>
      </w:r>
      <w:r w:rsidRPr="00D85EF5">
        <w:rPr>
          <w:lang w:val="en-US"/>
        </w:rPr>
        <w:t xml:space="preserve"> </w:t>
      </w:r>
      <w:moveFromRangeStart w:id="408" w:author="Deepikaa Menon" w:date="2020-09-01T17:06:00Z" w:name="move49872384"/>
      <w:moveFrom w:id="409" w:author="Deepikaa Menon" w:date="2020-09-01T17:06:00Z">
        <w:r w:rsidRPr="00D85EF5" w:rsidDel="00644CB1">
          <w:rPr>
            <w:lang w:val="en-US"/>
          </w:rPr>
          <w:t xml:space="preserve">To check whether increasing the recruitment of the Rvs complex can rescue reduced Sla1 movement, Rvs167 and Rvs161 genes were duplicated endogenously (ref Huber) in diploid and haploid yeast cells. </w:t>
        </w:r>
      </w:moveFrom>
      <w:moveFromRangeEnd w:id="408"/>
      <w:r w:rsidRPr="00D85EF5">
        <w:rPr>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D85EF5">
        <w:rPr>
          <w:lang w:val="en-US"/>
        </w:rPr>
        <w:t>s</w:t>
      </w:r>
      <w:r w:rsidRPr="00D85EF5">
        <w:rPr>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85EF5" w:rsidRDefault="004047C8" w:rsidP="004047C8">
      <w:pPr>
        <w:rPr>
          <w:lang w:val="en-US"/>
        </w:rPr>
      </w:pPr>
      <w:r w:rsidRPr="00D85EF5">
        <w:rPr>
          <w:lang w:val="en-US"/>
        </w:rPr>
        <w:t xml:space="preserve">By gene duplication, diploid cells are generated containing either 4 copies of both </w:t>
      </w:r>
      <w:proofErr w:type="spellStart"/>
      <w:r w:rsidRPr="00D85EF5">
        <w:rPr>
          <w:lang w:val="en-US"/>
        </w:rPr>
        <w:t>Rvs</w:t>
      </w:r>
      <w:proofErr w:type="spellEnd"/>
      <w:r w:rsidRPr="00D85EF5">
        <w:rPr>
          <w:lang w:val="en-US"/>
        </w:rPr>
        <w:t xml:space="preserve"> genes, 2 copies of each gene (WT diploid), or 1 copy (by deleting one copy of Rvs167 and Rvs161). In diploid cells (Fig5d-f), </w:t>
      </w:r>
      <w:del w:id="410" w:author="Deepikaa Menon" w:date="2020-09-01T18:40:00Z">
        <w:r w:rsidRPr="00D85EF5" w:rsidDel="00841721">
          <w:rPr>
            <w:lang w:val="en-US"/>
          </w:rPr>
          <w:delText xml:space="preserve">amount of Rvs167 recruited to sites increases with gene copy number (Fig5f). </w:delText>
        </w:r>
        <w:r w:rsidR="00222CAF" w:rsidRPr="00D85EF5" w:rsidDel="00841721">
          <w:rPr>
            <w:lang w:val="en-US"/>
          </w:rPr>
          <w:delText>Additional</w:delText>
        </w:r>
        <w:r w:rsidRPr="00D85EF5" w:rsidDel="00841721">
          <w:rPr>
            <w:lang w:val="en-US"/>
          </w:rPr>
          <w:delText xml:space="preserve"> Rvs</w:delText>
        </w:r>
        <w:r w:rsidR="00222CAF" w:rsidRPr="00D85EF5" w:rsidDel="00841721">
          <w:rPr>
            <w:lang w:val="en-US"/>
          </w:rPr>
          <w:delText xml:space="preserve"> recruited</w:delText>
        </w:r>
        <w:r w:rsidRPr="00D85EF5" w:rsidDel="00841721">
          <w:rPr>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85EF5" w:rsidDel="00841721">
          <w:rPr>
            <w:lang w:val="en-US"/>
          </w:rPr>
          <w:delText xml:space="preserve"> in the 1x case</w:delText>
        </w:r>
        <w:r w:rsidRPr="00D85EF5" w:rsidDel="00841721">
          <w:rPr>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85EF5" w:rsidRDefault="00925343" w:rsidP="004047C8">
      <w:pPr>
        <w:rPr>
          <w:lang w:val="en-US"/>
        </w:rPr>
      </w:pPr>
      <w:r w:rsidRPr="00D85EF5">
        <w:rPr>
          <w:lang w:val="en-US"/>
        </w:rPr>
        <w:t>(</w:t>
      </w:r>
      <w:r w:rsidR="000A3A09" w:rsidRPr="00D85EF5">
        <w:rPr>
          <w:lang w:val="en-US"/>
        </w:rPr>
        <w:t>!!</w:t>
      </w:r>
      <w:r w:rsidRPr="00D85EF5">
        <w:rPr>
          <w:lang w:val="en-US"/>
        </w:rPr>
        <w:t>image panels not inserted yet)</w:t>
      </w:r>
    </w:p>
    <w:p w14:paraId="28302583" w14:textId="77777777" w:rsidR="004047C8" w:rsidRPr="00D85EF5" w:rsidRDefault="00925343" w:rsidP="004047C8">
      <w:pPr>
        <w:rPr>
          <w:lang w:val="en-US"/>
        </w:rPr>
      </w:pPr>
      <w:r w:rsidRPr="00D85EF5">
        <w:rPr>
          <w:lang w:val="en-US"/>
        </w:rPr>
        <w:t>%%</w:t>
      </w:r>
      <w:r w:rsidR="004047C8" w:rsidRPr="00D85EF5">
        <w:rPr>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85EF5">
        <w:rPr>
          <w:lang w:val="en-US"/>
        </w:rPr>
        <w:t>textit</w:t>
      </w:r>
      <w:proofErr w:type="spellEnd"/>
      <w:r w:rsidR="004047C8" w:rsidRPr="00D85EF5">
        <w:rPr>
          <w:lang w:val="en-US"/>
        </w:rPr>
        <w:t>{rvs167$\Delta$} strains (Fig5g,h), suggesting a correlation between the maximum number of Abp1 recruited and total invagination length.</w:t>
      </w:r>
      <w:r w:rsidR="00533883" w:rsidRPr="00D85EF5">
        <w:rPr>
          <w:lang w:val="en-US"/>
        </w:rPr>
        <w:t xml:space="preserve"> %%</w:t>
      </w:r>
    </w:p>
    <w:p w14:paraId="5A1BCD1C" w14:textId="77777777" w:rsidR="004047C8" w:rsidRDefault="004047C8" w:rsidP="004047C8">
      <w:pPr>
        <w:rPr>
          <w:sz w:val="20"/>
          <w:szCs w:val="20"/>
          <w:lang w:val="en-US"/>
        </w:rPr>
      </w:pPr>
    </w:p>
    <w:p w14:paraId="77987FB0" w14:textId="77777777" w:rsidR="004047C8" w:rsidRDefault="004047C8" w:rsidP="004047C8">
      <w:pPr>
        <w:rPr>
          <w:sz w:val="20"/>
          <w:szCs w:val="20"/>
          <w:lang w:val="en-US"/>
        </w:rPr>
      </w:pPr>
      <w:r>
        <w:rPr>
          <w:noProof/>
          <w:sz w:val="20"/>
          <w:szCs w:val="20"/>
          <w:lang w:val="en-US"/>
        </w:rPr>
        <w:lastRenderedPageBreak/>
        <w:drawing>
          <wp:inline distT="0" distB="0" distL="0" distR="0" wp14:anchorId="229394BC" wp14:editId="12BDC2CC">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8"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1"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4"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2"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93"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4"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45"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48"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94"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31"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32"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53"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70"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274"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81"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282"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283"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295"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17"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23"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30"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361"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362"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363"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406"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407"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33498"/>
    <w:rsid w:val="00043AF6"/>
    <w:rsid w:val="00043EA2"/>
    <w:rsid w:val="000457B4"/>
    <w:rsid w:val="00067231"/>
    <w:rsid w:val="00070A77"/>
    <w:rsid w:val="00083E34"/>
    <w:rsid w:val="00085772"/>
    <w:rsid w:val="00094458"/>
    <w:rsid w:val="000A3A09"/>
    <w:rsid w:val="000A54C8"/>
    <w:rsid w:val="000A6ABC"/>
    <w:rsid w:val="000B474F"/>
    <w:rsid w:val="000C1FCB"/>
    <w:rsid w:val="000C36D6"/>
    <w:rsid w:val="000C4136"/>
    <w:rsid w:val="000D1EF4"/>
    <w:rsid w:val="000D22EF"/>
    <w:rsid w:val="000D49FD"/>
    <w:rsid w:val="000D7BD2"/>
    <w:rsid w:val="000D7DCB"/>
    <w:rsid w:val="000E28F4"/>
    <w:rsid w:val="0010427C"/>
    <w:rsid w:val="001224E2"/>
    <w:rsid w:val="00123EB5"/>
    <w:rsid w:val="001359C6"/>
    <w:rsid w:val="0015125D"/>
    <w:rsid w:val="0015290B"/>
    <w:rsid w:val="00160B05"/>
    <w:rsid w:val="00172748"/>
    <w:rsid w:val="00175952"/>
    <w:rsid w:val="00175F46"/>
    <w:rsid w:val="001844E3"/>
    <w:rsid w:val="00187E91"/>
    <w:rsid w:val="001909E4"/>
    <w:rsid w:val="0019302F"/>
    <w:rsid w:val="00196535"/>
    <w:rsid w:val="001B466F"/>
    <w:rsid w:val="001D370B"/>
    <w:rsid w:val="001E206F"/>
    <w:rsid w:val="001E593D"/>
    <w:rsid w:val="001F4543"/>
    <w:rsid w:val="001F68DB"/>
    <w:rsid w:val="0020564C"/>
    <w:rsid w:val="0021012B"/>
    <w:rsid w:val="00211406"/>
    <w:rsid w:val="00212DA3"/>
    <w:rsid w:val="00214437"/>
    <w:rsid w:val="0021547F"/>
    <w:rsid w:val="00222CAF"/>
    <w:rsid w:val="00235A04"/>
    <w:rsid w:val="00241C6B"/>
    <w:rsid w:val="00243620"/>
    <w:rsid w:val="00244B5E"/>
    <w:rsid w:val="00250960"/>
    <w:rsid w:val="00254307"/>
    <w:rsid w:val="00267224"/>
    <w:rsid w:val="0026735D"/>
    <w:rsid w:val="00272E7D"/>
    <w:rsid w:val="00275F57"/>
    <w:rsid w:val="002815F6"/>
    <w:rsid w:val="002B3B1B"/>
    <w:rsid w:val="002B5546"/>
    <w:rsid w:val="002C1F78"/>
    <w:rsid w:val="002C2FC2"/>
    <w:rsid w:val="002C6B3A"/>
    <w:rsid w:val="002D19D3"/>
    <w:rsid w:val="002F1419"/>
    <w:rsid w:val="00303062"/>
    <w:rsid w:val="00317217"/>
    <w:rsid w:val="00322674"/>
    <w:rsid w:val="0033194A"/>
    <w:rsid w:val="003604FC"/>
    <w:rsid w:val="003634BC"/>
    <w:rsid w:val="00373557"/>
    <w:rsid w:val="0038763E"/>
    <w:rsid w:val="003A4BED"/>
    <w:rsid w:val="003C1C07"/>
    <w:rsid w:val="003C1D7B"/>
    <w:rsid w:val="003D69BA"/>
    <w:rsid w:val="003E16DA"/>
    <w:rsid w:val="00400C34"/>
    <w:rsid w:val="00403567"/>
    <w:rsid w:val="004047C8"/>
    <w:rsid w:val="00405262"/>
    <w:rsid w:val="004232A1"/>
    <w:rsid w:val="004327A3"/>
    <w:rsid w:val="004434AE"/>
    <w:rsid w:val="004469B2"/>
    <w:rsid w:val="00452086"/>
    <w:rsid w:val="00454929"/>
    <w:rsid w:val="004556EA"/>
    <w:rsid w:val="00462D65"/>
    <w:rsid w:val="004631C7"/>
    <w:rsid w:val="00465CDC"/>
    <w:rsid w:val="00467C0D"/>
    <w:rsid w:val="0047595C"/>
    <w:rsid w:val="00481CFB"/>
    <w:rsid w:val="00495BCA"/>
    <w:rsid w:val="0049760B"/>
    <w:rsid w:val="004A29F3"/>
    <w:rsid w:val="004A6858"/>
    <w:rsid w:val="004B2221"/>
    <w:rsid w:val="004B2DB9"/>
    <w:rsid w:val="004B4674"/>
    <w:rsid w:val="004B6220"/>
    <w:rsid w:val="004B7201"/>
    <w:rsid w:val="004C4209"/>
    <w:rsid w:val="004C50D5"/>
    <w:rsid w:val="004C61FE"/>
    <w:rsid w:val="004D2E75"/>
    <w:rsid w:val="004F1B4E"/>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6000C"/>
    <w:rsid w:val="005745AF"/>
    <w:rsid w:val="005911DF"/>
    <w:rsid w:val="00592F79"/>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4CB1"/>
    <w:rsid w:val="00646E82"/>
    <w:rsid w:val="00647073"/>
    <w:rsid w:val="006628DD"/>
    <w:rsid w:val="00681BBD"/>
    <w:rsid w:val="006938AF"/>
    <w:rsid w:val="00695335"/>
    <w:rsid w:val="006A0C15"/>
    <w:rsid w:val="006A3E7A"/>
    <w:rsid w:val="006B1ECA"/>
    <w:rsid w:val="006C47E5"/>
    <w:rsid w:val="006D2F54"/>
    <w:rsid w:val="006E03A2"/>
    <w:rsid w:val="006E3A69"/>
    <w:rsid w:val="006E6E8D"/>
    <w:rsid w:val="006F2B1F"/>
    <w:rsid w:val="0071505D"/>
    <w:rsid w:val="0072196F"/>
    <w:rsid w:val="007353B7"/>
    <w:rsid w:val="007373F9"/>
    <w:rsid w:val="0074498B"/>
    <w:rsid w:val="007463C2"/>
    <w:rsid w:val="00751523"/>
    <w:rsid w:val="007612FF"/>
    <w:rsid w:val="007649A2"/>
    <w:rsid w:val="00767AED"/>
    <w:rsid w:val="007758B4"/>
    <w:rsid w:val="007767DD"/>
    <w:rsid w:val="007837AF"/>
    <w:rsid w:val="00785751"/>
    <w:rsid w:val="00786BCB"/>
    <w:rsid w:val="00794A1C"/>
    <w:rsid w:val="007954FE"/>
    <w:rsid w:val="007A60F1"/>
    <w:rsid w:val="007B230E"/>
    <w:rsid w:val="007B36F4"/>
    <w:rsid w:val="007C038E"/>
    <w:rsid w:val="007C5813"/>
    <w:rsid w:val="007C6FDC"/>
    <w:rsid w:val="007D20E1"/>
    <w:rsid w:val="007D22B2"/>
    <w:rsid w:val="007E39D2"/>
    <w:rsid w:val="007F4A3D"/>
    <w:rsid w:val="008022CE"/>
    <w:rsid w:val="00805527"/>
    <w:rsid w:val="00820944"/>
    <w:rsid w:val="00821DBE"/>
    <w:rsid w:val="00826E77"/>
    <w:rsid w:val="00832583"/>
    <w:rsid w:val="008368F7"/>
    <w:rsid w:val="008375F6"/>
    <w:rsid w:val="00840884"/>
    <w:rsid w:val="0084107E"/>
    <w:rsid w:val="00841721"/>
    <w:rsid w:val="00857359"/>
    <w:rsid w:val="008668B9"/>
    <w:rsid w:val="00885DDB"/>
    <w:rsid w:val="008A1B5A"/>
    <w:rsid w:val="008A5A0F"/>
    <w:rsid w:val="008C454A"/>
    <w:rsid w:val="008C5B89"/>
    <w:rsid w:val="008E22CC"/>
    <w:rsid w:val="008F03BE"/>
    <w:rsid w:val="009016E3"/>
    <w:rsid w:val="00910623"/>
    <w:rsid w:val="00912D63"/>
    <w:rsid w:val="00920BDF"/>
    <w:rsid w:val="00924D41"/>
    <w:rsid w:val="00925343"/>
    <w:rsid w:val="00934464"/>
    <w:rsid w:val="0094620A"/>
    <w:rsid w:val="0094646B"/>
    <w:rsid w:val="009466B6"/>
    <w:rsid w:val="00956D2C"/>
    <w:rsid w:val="0096064A"/>
    <w:rsid w:val="0096537A"/>
    <w:rsid w:val="00967411"/>
    <w:rsid w:val="00967AB4"/>
    <w:rsid w:val="00977B5F"/>
    <w:rsid w:val="00981D8E"/>
    <w:rsid w:val="009879A9"/>
    <w:rsid w:val="00994692"/>
    <w:rsid w:val="009A3216"/>
    <w:rsid w:val="009A51A0"/>
    <w:rsid w:val="009B02F7"/>
    <w:rsid w:val="009B6280"/>
    <w:rsid w:val="009C165C"/>
    <w:rsid w:val="009C3A34"/>
    <w:rsid w:val="009C4F87"/>
    <w:rsid w:val="009E1686"/>
    <w:rsid w:val="009E3AFE"/>
    <w:rsid w:val="009F0756"/>
    <w:rsid w:val="009F6682"/>
    <w:rsid w:val="00A12786"/>
    <w:rsid w:val="00A15BDE"/>
    <w:rsid w:val="00A16076"/>
    <w:rsid w:val="00A4139C"/>
    <w:rsid w:val="00A41D8F"/>
    <w:rsid w:val="00A44C62"/>
    <w:rsid w:val="00A53563"/>
    <w:rsid w:val="00A56993"/>
    <w:rsid w:val="00A57C5C"/>
    <w:rsid w:val="00A70FF3"/>
    <w:rsid w:val="00A8051E"/>
    <w:rsid w:val="00A81C7E"/>
    <w:rsid w:val="00A826C5"/>
    <w:rsid w:val="00A875F2"/>
    <w:rsid w:val="00A960B7"/>
    <w:rsid w:val="00AA2BF5"/>
    <w:rsid w:val="00AC26D2"/>
    <w:rsid w:val="00AD6AAE"/>
    <w:rsid w:val="00AE38C3"/>
    <w:rsid w:val="00AE6D73"/>
    <w:rsid w:val="00AF3132"/>
    <w:rsid w:val="00B05CB5"/>
    <w:rsid w:val="00B078BF"/>
    <w:rsid w:val="00B10B59"/>
    <w:rsid w:val="00B12B47"/>
    <w:rsid w:val="00B20AC2"/>
    <w:rsid w:val="00B20E9B"/>
    <w:rsid w:val="00B30416"/>
    <w:rsid w:val="00B34347"/>
    <w:rsid w:val="00B62146"/>
    <w:rsid w:val="00B754AD"/>
    <w:rsid w:val="00B804C7"/>
    <w:rsid w:val="00B80A77"/>
    <w:rsid w:val="00B820CD"/>
    <w:rsid w:val="00B8348E"/>
    <w:rsid w:val="00BA3215"/>
    <w:rsid w:val="00BB2EFE"/>
    <w:rsid w:val="00BB6124"/>
    <w:rsid w:val="00BB76D6"/>
    <w:rsid w:val="00BB7B8C"/>
    <w:rsid w:val="00BB7C3B"/>
    <w:rsid w:val="00BC10C4"/>
    <w:rsid w:val="00BE673B"/>
    <w:rsid w:val="00BF29B4"/>
    <w:rsid w:val="00C01177"/>
    <w:rsid w:val="00C12A6E"/>
    <w:rsid w:val="00C13DCA"/>
    <w:rsid w:val="00C15CDF"/>
    <w:rsid w:val="00C15D2D"/>
    <w:rsid w:val="00C15FF0"/>
    <w:rsid w:val="00C26C38"/>
    <w:rsid w:val="00C36001"/>
    <w:rsid w:val="00C424E1"/>
    <w:rsid w:val="00C505BA"/>
    <w:rsid w:val="00C51111"/>
    <w:rsid w:val="00C55C72"/>
    <w:rsid w:val="00C6386D"/>
    <w:rsid w:val="00C65C4D"/>
    <w:rsid w:val="00C67626"/>
    <w:rsid w:val="00C7321A"/>
    <w:rsid w:val="00C7454B"/>
    <w:rsid w:val="00C850DC"/>
    <w:rsid w:val="00C90F92"/>
    <w:rsid w:val="00CA11BF"/>
    <w:rsid w:val="00CB0AE7"/>
    <w:rsid w:val="00CB541E"/>
    <w:rsid w:val="00CC3C1D"/>
    <w:rsid w:val="00CD2832"/>
    <w:rsid w:val="00CE59D6"/>
    <w:rsid w:val="00D13394"/>
    <w:rsid w:val="00D15A13"/>
    <w:rsid w:val="00D21BC5"/>
    <w:rsid w:val="00D3266E"/>
    <w:rsid w:val="00D35B5D"/>
    <w:rsid w:val="00D45E71"/>
    <w:rsid w:val="00D54EBD"/>
    <w:rsid w:val="00D66DDA"/>
    <w:rsid w:val="00D84501"/>
    <w:rsid w:val="00D85EF5"/>
    <w:rsid w:val="00D86D10"/>
    <w:rsid w:val="00D920E9"/>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15734"/>
    <w:rsid w:val="00E25E4E"/>
    <w:rsid w:val="00E37582"/>
    <w:rsid w:val="00E40542"/>
    <w:rsid w:val="00E47A25"/>
    <w:rsid w:val="00E516B9"/>
    <w:rsid w:val="00E66FD6"/>
    <w:rsid w:val="00E70600"/>
    <w:rsid w:val="00E70D00"/>
    <w:rsid w:val="00E72B4C"/>
    <w:rsid w:val="00E8534E"/>
    <w:rsid w:val="00EA097B"/>
    <w:rsid w:val="00EA69D6"/>
    <w:rsid w:val="00EC7F2F"/>
    <w:rsid w:val="00ED10ED"/>
    <w:rsid w:val="00ED21C9"/>
    <w:rsid w:val="00ED2C89"/>
    <w:rsid w:val="00ED2DC7"/>
    <w:rsid w:val="00ED6318"/>
    <w:rsid w:val="00EF64FA"/>
    <w:rsid w:val="00EF747F"/>
    <w:rsid w:val="00F14B2E"/>
    <w:rsid w:val="00F17B39"/>
    <w:rsid w:val="00F25866"/>
    <w:rsid w:val="00F26B04"/>
    <w:rsid w:val="00F432DD"/>
    <w:rsid w:val="00F45277"/>
    <w:rsid w:val="00F472AE"/>
    <w:rsid w:val="00F54E14"/>
    <w:rsid w:val="00F644D6"/>
    <w:rsid w:val="00F73176"/>
    <w:rsid w:val="00F83A85"/>
    <w:rsid w:val="00F85ED8"/>
    <w:rsid w:val="00FA06A5"/>
    <w:rsid w:val="00FB0F24"/>
    <w:rsid w:val="00FB46A9"/>
    <w:rsid w:val="00FC03C6"/>
    <w:rsid w:val="00FC35AE"/>
    <w:rsid w:val="00FC4710"/>
    <w:rsid w:val="00FC7C29"/>
    <w:rsid w:val="00FD0EF1"/>
    <w:rsid w:val="00FD2F89"/>
    <w:rsid w:val="00FD6785"/>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BDE6C-4132-C241-AE0F-7754A32E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10</Pages>
  <Words>7401</Words>
  <Characters>42186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298</cp:revision>
  <dcterms:created xsi:type="dcterms:W3CDTF">2020-08-18T14:01:00Z</dcterms:created>
  <dcterms:modified xsi:type="dcterms:W3CDTF">2020-09-03T12:19:00Z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