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DC8D1" w14:textId="77777777" w:rsidR="0049760B" w:rsidRPr="0049760B" w:rsidRDefault="0049760B" w:rsidP="0049760B">
      <w:pPr>
        <w:rPr>
          <w:lang w:val="en-US"/>
        </w:rPr>
      </w:pPr>
      <w:r>
        <w:t>﻿</w:t>
      </w:r>
      <w:r w:rsidRPr="0049760B">
        <w:rPr>
          <w:lang w:val="en-US"/>
        </w:rPr>
        <w:t>\subsection{</w:t>
      </w:r>
      <w:commentRangeStart w:id="0"/>
      <w:r w:rsidRPr="0049760B">
        <w:rPr>
          <w:b/>
          <w:bCs/>
          <w:lang w:val="en-US"/>
        </w:rPr>
        <w:t>Removal of Rvs167, not Vps1,  results in reduced coat movement</w:t>
      </w:r>
      <w:commentRangeEnd w:id="0"/>
      <w:r w:rsidR="00820944">
        <w:rPr>
          <w:rStyle w:val="CommentReference"/>
        </w:rPr>
        <w:commentReference w:id="0"/>
      </w:r>
      <w:r w:rsidRPr="0049760B">
        <w:rPr>
          <w:b/>
          <w:bCs/>
          <w:lang w:val="en-US"/>
        </w:rPr>
        <w:t>}</w:t>
      </w:r>
    </w:p>
    <w:p w14:paraId="6D6DBAE3" w14:textId="77777777" w:rsidR="0049760B" w:rsidRPr="0049760B" w:rsidRDefault="0049760B" w:rsidP="0049760B">
      <w:pPr>
        <w:rPr>
          <w:lang w:val="en-US"/>
        </w:rPr>
      </w:pPr>
    </w:p>
    <w:p w14:paraId="25A782D0" w14:textId="77777777" w:rsidR="0049760B" w:rsidRDefault="0049760B" w:rsidP="0049760B">
      <w:pPr>
        <w:rPr>
          <w:lang w:val="en-US"/>
        </w:rPr>
      </w:pPr>
      <w:commentRangeStart w:id="1"/>
      <w:r w:rsidRPr="0049760B">
        <w:rPr>
          <w:lang w:val="en-US"/>
        </w:rPr>
        <w:t>Yeast</w:t>
      </w:r>
      <w:commentRangeEnd w:id="1"/>
      <w:r w:rsidR="00820944">
        <w:rPr>
          <w:rStyle w:val="CommentReference"/>
        </w:rPr>
        <w:commentReference w:id="1"/>
      </w:r>
      <w:r w:rsidRPr="0049760B">
        <w:rPr>
          <w:lang w:val="en-US"/>
        </w:rPr>
        <w:t xml:space="preserve"> Dynamin-like protein Vps1 does </w:t>
      </w:r>
      <w:commentRangeStart w:id="2"/>
      <w:r w:rsidRPr="0049760B">
        <w:rPr>
          <w:lang w:val="en-US"/>
        </w:rPr>
        <w:t>not contain the canonical Proline Rich Domain</w:t>
      </w:r>
      <w:commentRangeEnd w:id="2"/>
      <w:r w:rsidR="001F4543">
        <w:rPr>
          <w:rStyle w:val="CommentReference"/>
        </w:rPr>
        <w:commentReference w:id="2"/>
      </w:r>
      <w:r w:rsidRPr="0049760B">
        <w:rPr>
          <w:lang w:val="en-US"/>
        </w:rPr>
        <w:t xml:space="preserve">, which in mammalian cells is required for recruitment to endocytic sites (ref Grabs et al., 1997; </w:t>
      </w:r>
      <w:proofErr w:type="spellStart"/>
      <w:r w:rsidRPr="0049760B">
        <w:rPr>
          <w:lang w:val="en-US"/>
        </w:rPr>
        <w:t>Cestra</w:t>
      </w:r>
      <w:proofErr w:type="spellEnd"/>
      <w:r w:rsidRPr="0049760B">
        <w:rPr>
          <w:lang w:val="en-US"/>
        </w:rPr>
        <w:t xml:space="preserve"> et al., 1999; </w:t>
      </w:r>
      <w:proofErr w:type="spellStart"/>
      <w:r w:rsidRPr="0049760B">
        <w:rPr>
          <w:lang w:val="en-US"/>
        </w:rPr>
        <w:t>Farsad</w:t>
      </w:r>
      <w:proofErr w:type="spellEnd"/>
      <w:r w:rsidRPr="0049760B">
        <w:rPr>
          <w:lang w:val="en-US"/>
        </w:rPr>
        <w:t xml:space="preserve"> et al., 2001; Meinecke et al., 2013). </w:t>
      </w:r>
      <w:commentRangeStart w:id="3"/>
      <w:r w:rsidRPr="0049760B">
        <w:rPr>
          <w:lang w:val="en-US"/>
        </w:rPr>
        <w:t xml:space="preserve">Some work has reported </w:t>
      </w:r>
      <w:commentRangeEnd w:id="3"/>
      <w:r w:rsidR="00FE0C43">
        <w:rPr>
          <w:rStyle w:val="CommentReference"/>
        </w:rPr>
        <w:commentReference w:id="3"/>
      </w:r>
      <w:r w:rsidRPr="0049760B">
        <w:rPr>
          <w:lang w:val="en-US"/>
        </w:rPr>
        <w:t>its recruitment at endocytic proteins (</w:t>
      </w:r>
      <w:proofErr w:type="spellStart"/>
      <w:r w:rsidRPr="0049760B">
        <w:rPr>
          <w:lang w:val="en-US"/>
        </w:rPr>
        <w:t>refAyscough</w:t>
      </w:r>
      <w:proofErr w:type="spellEnd"/>
      <w:r w:rsidRPr="0049760B">
        <w:rPr>
          <w:lang w:val="en-US"/>
        </w:rPr>
        <w:t xml:space="preserve">, Yu, 2004; </w:t>
      </w:r>
      <w:proofErr w:type="spellStart"/>
      <w:r w:rsidRPr="0049760B">
        <w:rPr>
          <w:lang w:val="en-US"/>
        </w:rPr>
        <w:t>Nannapaneni</w:t>
      </w:r>
      <w:proofErr w:type="spellEnd"/>
      <w:r w:rsidRPr="0049760B">
        <w:rPr>
          <w:lang w:val="en-US"/>
        </w:rPr>
        <w:t xml:space="preserve"> et al., 2010). Vps1 tagged both N- and C-terminally with GFP constructs failed to co-localize with endocytic protein Abp1 in our hands (Fig.1 supplement), consistent with other work that observed localization only with other parts of the trafficking pathway (ref </w:t>
      </w:r>
      <w:proofErr w:type="spellStart"/>
      <w:r w:rsidRPr="0049760B">
        <w:rPr>
          <w:lang w:val="en-US"/>
        </w:rPr>
        <w:t>Gadila</w:t>
      </w:r>
      <w:proofErr w:type="spellEnd"/>
      <w:r w:rsidRPr="0049760B">
        <w:rPr>
          <w:lang w:val="en-US"/>
        </w:rPr>
        <w:t xml:space="preserve"> 2017).</w:t>
      </w:r>
    </w:p>
    <w:p w14:paraId="26523237" w14:textId="77777777" w:rsidR="0049760B" w:rsidRDefault="0049760B" w:rsidP="0049760B">
      <w:pPr>
        <w:rPr>
          <w:lang w:val="en-US"/>
        </w:rPr>
      </w:pPr>
    </w:p>
    <w:p w14:paraId="3A5D3ADA" w14:textId="77777777" w:rsidR="0049760B" w:rsidRDefault="00BB7C3B" w:rsidP="0049760B">
      <w:pPr>
        <w:rPr>
          <w:lang w:val="en-US"/>
        </w:rPr>
      </w:pPr>
      <w:r>
        <w:rPr>
          <w:noProof/>
          <w:lang w:val="en-US"/>
        </w:rPr>
        <w:drawing>
          <wp:inline distT="0" distB="0" distL="0" distR="0" wp14:anchorId="2F63CE22" wp14:editId="22E7C9D7">
            <wp:extent cx="5756910" cy="4631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psdel_22.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4631055"/>
                    </a:xfrm>
                    <a:prstGeom prst="rect">
                      <a:avLst/>
                    </a:prstGeom>
                  </pic:spPr>
                </pic:pic>
              </a:graphicData>
            </a:graphic>
          </wp:inline>
        </w:drawing>
      </w:r>
    </w:p>
    <w:p w14:paraId="25A792FD" w14:textId="77777777"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Slice from image of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expressing Sla1-eGFP. Scale bar= 2{\</w:t>
      </w:r>
      <w:proofErr w:type="spellStart"/>
      <w:r w:rsidR="005E1AF3" w:rsidRPr="005E1AF3">
        <w:rPr>
          <w:sz w:val="20"/>
          <w:szCs w:val="20"/>
          <w:lang w:val="en-US"/>
        </w:rPr>
        <w:t>textmu</w:t>
      </w:r>
      <w:proofErr w:type="spellEnd"/>
      <w:r w:rsidR="005E1AF3" w:rsidRPr="005E1AF3">
        <w:rPr>
          <w:sz w:val="20"/>
          <w:szCs w:val="20"/>
          <w:lang w:val="en-US"/>
        </w:rPr>
        <w:t>}m. B: Representative kymographs of Sla1-eGFP and Rvs167-eGFP patches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Scale bar for Sla1-egfp = 20(s), scale bar for Rvs167-eGFP = 5(s). C: Histogram of Sla1-eGFP retraction percentages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Error bars are standard deviation from two data sets, p&lt;0.001 = *. D: Averaged centroid positions of Sla1-eGFP in WT and  \</w:t>
      </w:r>
      <w:proofErr w:type="spellStart"/>
      <w:r w:rsidR="005E1AF3" w:rsidRPr="005E1AF3">
        <w:rPr>
          <w:sz w:val="20"/>
          <w:szCs w:val="20"/>
          <w:lang w:val="en-US"/>
        </w:rPr>
        <w:t>textit</w:t>
      </w:r>
      <w:proofErr w:type="spellEnd"/>
      <w:r w:rsidR="005E1AF3" w:rsidRPr="005E1AF3">
        <w:rPr>
          <w:sz w:val="20"/>
          <w:szCs w:val="20"/>
          <w:lang w:val="en-US"/>
        </w:rPr>
        <w:t>{vps1$\Delta$}  cells. E:  Averaged position of Rvs167-eGFP in WT and  \</w:t>
      </w:r>
      <w:proofErr w:type="spellStart"/>
      <w:r w:rsidR="005E1AF3" w:rsidRPr="005E1AF3">
        <w:rPr>
          <w:sz w:val="20"/>
          <w:szCs w:val="20"/>
          <w:lang w:val="en-US"/>
        </w:rPr>
        <w:t>textit</w:t>
      </w:r>
      <w:proofErr w:type="spellEnd"/>
      <w:r w:rsidR="005E1AF3" w:rsidRPr="005E1AF3">
        <w:rPr>
          <w:sz w:val="20"/>
          <w:szCs w:val="20"/>
          <w:lang w:val="en-US"/>
        </w:rPr>
        <w:t>{vps1$\Delta$}  cells. F: Averaged position of Sla1-eGFP in WT, and successful and retracted Sla1-eGFP positions in \</w:t>
      </w:r>
      <w:proofErr w:type="spellStart"/>
      <w:r w:rsidR="005E1AF3" w:rsidRPr="005E1AF3">
        <w:rPr>
          <w:sz w:val="20"/>
          <w:szCs w:val="20"/>
          <w:lang w:val="en-US"/>
        </w:rPr>
        <w:t>textit</w:t>
      </w:r>
      <w:proofErr w:type="spellEnd"/>
      <w:r w:rsidR="005E1AF3" w:rsidRPr="005E1AF3">
        <w:rPr>
          <w:sz w:val="20"/>
          <w:szCs w:val="20"/>
          <w:lang w:val="en-US"/>
        </w:rPr>
        <w:t>{rvs167$\Delta$} cells. All averaged positions are aligned in time to begin inward movement at the same time=0(s), and aligned in space to a starting position = 0(nm). Note that in E, averaged Rvs167-eGFP inward movement is concomitant with the maxima of its fluorescent intensity (Fig1.supplement3)}</w:t>
      </w:r>
    </w:p>
    <w:p w14:paraId="28BECCED" w14:textId="77777777" w:rsidR="005E1AF3" w:rsidRPr="005E1AF3" w:rsidRDefault="005E1AF3" w:rsidP="0049760B">
      <w:pPr>
        <w:rPr>
          <w:sz w:val="20"/>
          <w:szCs w:val="20"/>
          <w:lang w:val="en-US"/>
        </w:rPr>
      </w:pPr>
    </w:p>
    <w:p w14:paraId="3AC871D8" w14:textId="13BA0740" w:rsidR="0049760B" w:rsidRPr="005E1AF3" w:rsidRDefault="0049760B" w:rsidP="0049760B">
      <w:pPr>
        <w:rPr>
          <w:lang w:val="en-US"/>
        </w:rPr>
      </w:pPr>
      <w:r w:rsidRPr="0049760B">
        <w:rPr>
          <w:sz w:val="20"/>
          <w:szCs w:val="20"/>
          <w:lang w:val="en-US"/>
        </w:rPr>
        <w:t>﻿</w:t>
      </w:r>
      <w:r w:rsidRPr="005E1AF3">
        <w:rPr>
          <w:lang w:val="en-US"/>
        </w:rPr>
        <w:t xml:space="preserve">To test whether absence of Vps1 influences scission, dynamics of endocytosis </w:t>
      </w:r>
      <w:del w:id="4" w:author="Marko Kaksonen" w:date="2020-08-11T14:16:00Z">
        <w:r w:rsidRPr="005E1AF3" w:rsidDel="007C5813">
          <w:rPr>
            <w:lang w:val="en-US"/>
          </w:rPr>
          <w:delText xml:space="preserve">are </w:delText>
        </w:r>
      </w:del>
      <w:ins w:id="5" w:author="Marko Kaksonen" w:date="2020-08-11T14:16:00Z">
        <w:r w:rsidR="007C5813">
          <w:rPr>
            <w:lang w:val="en-US"/>
          </w:rPr>
          <w:t>we</w:t>
        </w:r>
        <w:r w:rsidR="007C5813" w:rsidRPr="005E1AF3">
          <w:rPr>
            <w:lang w:val="en-US"/>
          </w:rPr>
          <w:t xml:space="preserve">re </w:t>
        </w:r>
      </w:ins>
      <w:r w:rsidRPr="005E1AF3">
        <w:rPr>
          <w:lang w:val="en-US"/>
        </w:rPr>
        <w:t>observed in cells lacking Vps1 and compared against wild-type (WT) cells (Fig.\ref{</w:t>
      </w:r>
      <w:proofErr w:type="spellStart"/>
      <w:r w:rsidRPr="005E1AF3">
        <w:rPr>
          <w:lang w:val="en-US"/>
        </w:rPr>
        <w:t>vps</w:t>
      </w:r>
      <w:proofErr w:type="spellEnd"/>
      <w:r w:rsidRPr="005E1AF3">
        <w:rPr>
          <w:lang w:val="en-US"/>
        </w:rPr>
        <w:t xml:space="preserve">}A-F). Vps1 deletion </w:t>
      </w:r>
      <w:del w:id="6" w:author="Marko Kaksonen" w:date="2020-08-11T14:16:00Z">
        <w:r w:rsidRPr="005E1AF3" w:rsidDel="007C5813">
          <w:rPr>
            <w:lang w:val="en-US"/>
          </w:rPr>
          <w:delText xml:space="preserve">is </w:delText>
        </w:r>
      </w:del>
      <w:ins w:id="7" w:author="Marko Kaksonen" w:date="2020-08-11T14:16:00Z">
        <w:r w:rsidR="007C5813">
          <w:rPr>
            <w:lang w:val="en-US"/>
          </w:rPr>
          <w:t>wa</w:t>
        </w:r>
        <w:r w:rsidR="007C5813" w:rsidRPr="005E1AF3">
          <w:rPr>
            <w:lang w:val="en-US"/>
          </w:rPr>
          <w:t xml:space="preserve">s </w:t>
        </w:r>
      </w:ins>
      <w:r w:rsidRPr="005E1AF3">
        <w:rPr>
          <w:lang w:val="en-US"/>
        </w:rPr>
        <w:t xml:space="preserve">confirmed by sequencing the </w:t>
      </w:r>
      <w:del w:id="8" w:author="Marko Kaksonen" w:date="2020-08-11T14:16:00Z">
        <w:r w:rsidRPr="005E1AF3" w:rsidDel="000E28F4">
          <w:rPr>
            <w:lang w:val="en-US"/>
          </w:rPr>
          <w:delText>open reading frame</w:delText>
        </w:r>
      </w:del>
      <w:ins w:id="9" w:author="Marko Kaksonen" w:date="2020-08-11T14:16:00Z">
        <w:r w:rsidR="000E28F4">
          <w:rPr>
            <w:lang w:val="en-US"/>
          </w:rPr>
          <w:t>gene locus</w:t>
        </w:r>
      </w:ins>
      <w:commentRangeStart w:id="10"/>
      <w:r w:rsidRPr="005E1AF3">
        <w:rPr>
          <w:lang w:val="en-US"/>
        </w:rPr>
        <w:t>,</w:t>
      </w:r>
      <w:commentRangeEnd w:id="10"/>
      <w:r w:rsidR="000E28F4">
        <w:rPr>
          <w:rStyle w:val="CommentReference"/>
        </w:rPr>
        <w:commentReference w:id="10"/>
      </w:r>
      <w:r w:rsidRPr="005E1AF3">
        <w:rPr>
          <w:lang w:val="en-US"/>
        </w:rPr>
        <w:t xml:space="preserve"> and these cells show a growth </w:t>
      </w:r>
      <w:r w:rsidRPr="005E1AF3">
        <w:rPr>
          <w:lang w:val="en-US"/>
        </w:rPr>
        <w:lastRenderedPageBreak/>
        <w:t>phenotype at 37\</w:t>
      </w:r>
      <w:proofErr w:type="spellStart"/>
      <w:r w:rsidRPr="005E1AF3">
        <w:rPr>
          <w:lang w:val="en-US"/>
        </w:rPr>
        <w:t>si</w:t>
      </w:r>
      <w:proofErr w:type="spellEnd"/>
      <w:r w:rsidRPr="005E1AF3">
        <w:rPr>
          <w:lang w:val="en-US"/>
        </w:rPr>
        <w:t>{\degree}C (Fig.1, supplement2) that has been previously reported (</w:t>
      </w:r>
      <w:commentRangeStart w:id="11"/>
      <w:r w:rsidRPr="005E1AF3">
        <w:rPr>
          <w:lang w:val="en-US"/>
        </w:rPr>
        <w:t xml:space="preserve">ref. </w:t>
      </w:r>
      <w:proofErr w:type="spellStart"/>
      <w:r w:rsidRPr="005E1AF3">
        <w:rPr>
          <w:lang w:val="en-US"/>
        </w:rPr>
        <w:t>ayscough</w:t>
      </w:r>
      <w:commentRangeEnd w:id="11"/>
      <w:proofErr w:type="spellEnd"/>
      <w:r w:rsidR="00172748">
        <w:rPr>
          <w:rStyle w:val="CommentReference"/>
        </w:rPr>
        <w:commentReference w:id="11"/>
      </w:r>
      <w:r w:rsidRPr="005E1AF3">
        <w:rPr>
          <w:lang w:val="en-US"/>
        </w:rPr>
        <w:t>). Rates of retraction of the membrane in \</w:t>
      </w:r>
      <w:proofErr w:type="spellStart"/>
      <w:r w:rsidRPr="005E1AF3">
        <w:rPr>
          <w:lang w:val="en-US"/>
        </w:rPr>
        <w:t>textit</w:t>
      </w:r>
      <w:proofErr w:type="spellEnd"/>
      <w:r w:rsidRPr="005E1AF3">
        <w:rPr>
          <w:lang w:val="en-US"/>
        </w:rPr>
        <w:t xml:space="preserve">{vps1$\Delta$} and WT cells </w:t>
      </w:r>
      <w:commentRangeStart w:id="12"/>
      <w:r w:rsidRPr="005E1AF3">
        <w:rPr>
          <w:lang w:val="en-US"/>
        </w:rPr>
        <w:t>is</w:t>
      </w:r>
      <w:commentRangeEnd w:id="12"/>
      <w:r w:rsidR="00317217">
        <w:rPr>
          <w:rStyle w:val="CommentReference"/>
        </w:rPr>
        <w:commentReference w:id="12"/>
      </w:r>
      <w:r w:rsidRPr="005E1AF3">
        <w:rPr>
          <w:lang w:val="en-US"/>
        </w:rPr>
        <w:t xml:space="preserve"> quantified by tracking the endocytic coat protein Sla1 tagged at the C-terminus with </w:t>
      </w:r>
      <w:proofErr w:type="spellStart"/>
      <w:r w:rsidRPr="005E1AF3">
        <w:rPr>
          <w:lang w:val="en-US"/>
        </w:rPr>
        <w:t>eGFP</w:t>
      </w:r>
      <w:proofErr w:type="spellEnd"/>
      <w:r w:rsidRPr="005E1AF3">
        <w:rPr>
          <w:lang w:val="en-US"/>
        </w:rPr>
        <w:t xml:space="preserve"> (Fig.\ref{</w:t>
      </w:r>
      <w:proofErr w:type="spellStart"/>
      <w:r w:rsidRPr="005E1AF3">
        <w:rPr>
          <w:lang w:val="en-US"/>
        </w:rPr>
        <w:t>vps</w:t>
      </w:r>
      <w:proofErr w:type="spellEnd"/>
      <w:r w:rsidRPr="005E1AF3">
        <w:rPr>
          <w:lang w:val="en-US"/>
        </w:rPr>
        <w:t xml:space="preserve">}C). Upon actin polymerization, the endocytic coat </w:t>
      </w:r>
      <w:del w:id="13" w:author="Marko Kaksonen" w:date="2020-08-11T14:19:00Z">
        <w:r w:rsidRPr="005E1AF3" w:rsidDel="00767AED">
          <w:rPr>
            <w:lang w:val="en-US"/>
          </w:rPr>
          <w:delText xml:space="preserve">is pulled </w:delText>
        </w:r>
      </w:del>
      <w:ins w:id="14" w:author="Marko Kaksonen" w:date="2020-08-11T14:19:00Z">
        <w:r w:rsidR="00767AED">
          <w:rPr>
            <w:lang w:val="en-US"/>
          </w:rPr>
          <w:t>moves</w:t>
        </w:r>
        <w:commentRangeStart w:id="15"/>
        <w:r w:rsidR="00767AED">
          <w:rPr>
            <w:lang w:val="en-US"/>
          </w:rPr>
          <w:t xml:space="preserve"> </w:t>
        </w:r>
        <w:commentRangeEnd w:id="15"/>
        <w:r w:rsidR="00767AED">
          <w:rPr>
            <w:rStyle w:val="CommentReference"/>
          </w:rPr>
          <w:commentReference w:id="15"/>
        </w:r>
      </w:ins>
      <w:r w:rsidRPr="005E1AF3">
        <w:rPr>
          <w:lang w:val="en-US"/>
        </w:rPr>
        <w:t>into the cytoplasm along with the membrane as it invaginates (</w:t>
      </w:r>
      <w:proofErr w:type="spellStart"/>
      <w:r w:rsidRPr="005E1AF3">
        <w:rPr>
          <w:lang w:val="en-US"/>
        </w:rPr>
        <w:t>ref.Skruzny</w:t>
      </w:r>
      <w:proofErr w:type="spellEnd"/>
      <w:r w:rsidRPr="005E1AF3">
        <w:rPr>
          <w:lang w:val="en-US"/>
        </w:rPr>
        <w:t xml:space="preserve">?). Coat protein Sla1 thus acts as a proxy for the </w:t>
      </w:r>
      <w:del w:id="16" w:author="Marko Kaksonen" w:date="2020-08-11T14:21:00Z">
        <w:r w:rsidRPr="005E1AF3" w:rsidDel="00123EB5">
          <w:rPr>
            <w:lang w:val="en-US"/>
          </w:rPr>
          <w:delText xml:space="preserve">behaviour </w:delText>
        </w:r>
      </w:del>
      <w:ins w:id="17" w:author="Marko Kaksonen" w:date="2020-08-11T14:21:00Z">
        <w:r w:rsidR="00123EB5">
          <w:rPr>
            <w:lang w:val="en-US"/>
          </w:rPr>
          <w:t>growth</w:t>
        </w:r>
        <w:r w:rsidR="00123EB5" w:rsidRPr="005E1AF3">
          <w:rPr>
            <w:lang w:val="en-US"/>
          </w:rPr>
          <w:t xml:space="preserve"> </w:t>
        </w:r>
      </w:ins>
      <w:r w:rsidRPr="005E1AF3">
        <w:rPr>
          <w:lang w:val="en-US"/>
        </w:rPr>
        <w:t>of the plasma membrane</w:t>
      </w:r>
      <w:ins w:id="18" w:author="Marko Kaksonen" w:date="2020-08-11T14:21:00Z">
        <w:r w:rsidR="00123EB5">
          <w:rPr>
            <w:lang w:val="en-US"/>
          </w:rPr>
          <w:t xml:space="preserve"> invagination</w:t>
        </w:r>
      </w:ins>
      <w:commentRangeStart w:id="19"/>
      <w:r w:rsidRPr="005E1AF3">
        <w:rPr>
          <w:lang w:val="en-US"/>
        </w:rPr>
        <w:t>.</w:t>
      </w:r>
      <w:commentRangeEnd w:id="19"/>
      <w:r w:rsidR="00123EB5">
        <w:rPr>
          <w:rStyle w:val="CommentReference"/>
        </w:rPr>
        <w:commentReference w:id="19"/>
      </w:r>
      <w:r w:rsidRPr="005E1AF3">
        <w:rPr>
          <w:lang w:val="en-US"/>
        </w:rPr>
        <w:t xml:space="preserve"> Membrane retraction, that is, inward movement and subsequent retraction of the invaginated membrane back towards the cell wall is a scission-specific phenotype (</w:t>
      </w:r>
      <w:proofErr w:type="spellStart"/>
      <w:r w:rsidRPr="005E1AF3">
        <w:rPr>
          <w:lang w:val="en-US"/>
        </w:rPr>
        <w:t>ref.</w:t>
      </w:r>
      <w:commentRangeStart w:id="20"/>
      <w:r w:rsidRPr="005E1AF3">
        <w:rPr>
          <w:lang w:val="en-US"/>
        </w:rPr>
        <w:t>Marko</w:t>
      </w:r>
      <w:commentRangeEnd w:id="20"/>
      <w:proofErr w:type="spellEnd"/>
      <w:r w:rsidR="00FB0F24">
        <w:rPr>
          <w:rStyle w:val="CommentReference"/>
        </w:rPr>
        <w:commentReference w:id="20"/>
      </w:r>
      <w:r w:rsidRPr="005E1AF3">
        <w:rPr>
          <w:lang w:val="en-US"/>
        </w:rPr>
        <w:t>). Retraction rates do not increase in  \</w:t>
      </w:r>
      <w:proofErr w:type="spellStart"/>
      <w:r w:rsidRPr="005E1AF3">
        <w:rPr>
          <w:lang w:val="en-US"/>
        </w:rPr>
        <w:t>textit</w:t>
      </w:r>
      <w:proofErr w:type="spellEnd"/>
      <w:r w:rsidRPr="005E1AF3">
        <w:rPr>
          <w:lang w:val="en-US"/>
        </w:rPr>
        <w:t>{vps1$\Delta$} cells compared to the WT (Fig.\ref{</w:t>
      </w:r>
      <w:proofErr w:type="spellStart"/>
      <w:r w:rsidRPr="005E1AF3">
        <w:rPr>
          <w:lang w:val="en-US"/>
        </w:rPr>
        <w:t>vps</w:t>
      </w:r>
      <w:proofErr w:type="spellEnd"/>
      <w:r w:rsidRPr="005E1AF3">
        <w:rPr>
          <w:lang w:val="en-US"/>
        </w:rPr>
        <w:t>}C).</w:t>
      </w:r>
    </w:p>
    <w:p w14:paraId="36C44BD4" w14:textId="77777777" w:rsidR="0049760B" w:rsidRPr="005E1AF3" w:rsidRDefault="0049760B" w:rsidP="0049760B">
      <w:pPr>
        <w:rPr>
          <w:lang w:val="en-US"/>
        </w:rPr>
      </w:pPr>
    </w:p>
    <w:p w14:paraId="239DCE1F" w14:textId="77777777" w:rsidR="0049760B" w:rsidRPr="005E1AF3" w:rsidRDefault="0049760B" w:rsidP="0049760B">
      <w:pPr>
        <w:rPr>
          <w:lang w:val="en-US"/>
        </w:rPr>
      </w:pPr>
      <w:r w:rsidRPr="005E1AF3">
        <w:rPr>
          <w:lang w:val="en-US"/>
        </w:rPr>
        <w:t>﻿</w:t>
      </w:r>
    </w:p>
    <w:p w14:paraId="77F94763" w14:textId="0D548173" w:rsidR="0049760B" w:rsidRPr="005E1AF3" w:rsidRDefault="0049760B" w:rsidP="0049760B">
      <w:pPr>
        <w:rPr>
          <w:lang w:val="en-US"/>
        </w:rPr>
      </w:pPr>
      <w:r w:rsidRPr="005E1AF3">
        <w:rPr>
          <w:lang w:val="en-US"/>
        </w:rPr>
        <w:t xml:space="preserve">In order to study the </w:t>
      </w:r>
      <w:commentRangeStart w:id="21"/>
      <w:r w:rsidRPr="005E1AF3">
        <w:rPr>
          <w:lang w:val="en-US"/>
        </w:rPr>
        <w:t xml:space="preserve">total inward movement </w:t>
      </w:r>
      <w:commentRangeEnd w:id="21"/>
      <w:r w:rsidR="00043AF6">
        <w:rPr>
          <w:rStyle w:val="CommentReference"/>
        </w:rPr>
        <w:commentReference w:id="21"/>
      </w:r>
      <w:r w:rsidRPr="005E1AF3">
        <w:rPr>
          <w:lang w:val="en-US"/>
        </w:rPr>
        <w:t xml:space="preserve">of the endocytic coat, and therefore the depth of the endocytic invagination, the averaged centroid trajectory of ~50 Sla1-eGFP patches (ref. </w:t>
      </w:r>
      <w:proofErr w:type="spellStart"/>
      <w:r w:rsidRPr="005E1AF3">
        <w:rPr>
          <w:lang w:val="en-US"/>
        </w:rPr>
        <w:t>Picco</w:t>
      </w:r>
      <w:proofErr w:type="spellEnd"/>
      <w:r w:rsidRPr="005E1AF3">
        <w:rPr>
          <w:lang w:val="en-US"/>
        </w:rPr>
        <w:t xml:space="preserve">, </w:t>
      </w:r>
      <w:proofErr w:type="spellStart"/>
      <w:r w:rsidRPr="005E1AF3">
        <w:rPr>
          <w:lang w:val="en-US"/>
        </w:rPr>
        <w:t>eLife</w:t>
      </w:r>
      <w:proofErr w:type="spellEnd"/>
      <w:r w:rsidRPr="005E1AF3">
        <w:rPr>
          <w:lang w:val="en-US"/>
        </w:rPr>
        <w:t xml:space="preserve"> 2015) in \</w:t>
      </w:r>
      <w:proofErr w:type="spellStart"/>
      <w:r w:rsidRPr="005E1AF3">
        <w:rPr>
          <w:lang w:val="en-US"/>
        </w:rPr>
        <w:t>textit</w:t>
      </w:r>
      <w:proofErr w:type="spellEnd"/>
      <w:r w:rsidRPr="005E1AF3">
        <w:rPr>
          <w:lang w:val="en-US"/>
        </w:rPr>
        <w:t>{vps1$\Delta$} and WT cells is tracked and compared (Fig.\ref{</w:t>
      </w:r>
      <w:proofErr w:type="spellStart"/>
      <w:r w:rsidRPr="005E1AF3">
        <w:rPr>
          <w:lang w:val="en-US"/>
        </w:rPr>
        <w:t>vps</w:t>
      </w:r>
      <w:proofErr w:type="spellEnd"/>
      <w:r w:rsidRPr="005E1AF3">
        <w:rPr>
          <w:lang w:val="en-US"/>
        </w:rPr>
        <w:t>}D). In brief: yeast cells expressing fluorescently-tagged endocytic proteins are imaged at the equatorial plane. Since membrane invagination progresses perpendicularly to the plane of the plasma membrane, proteins that move into the cytoplasm during invagination do so in the imaging plane. Centroids of Sla1 patches- each patch being an endocytic site- are tracked in time and averaged. This provides an average centroid that can be followed with high spatial and temporal precision</w:t>
      </w:r>
      <w:del w:id="22" w:author="Marko Kaksonen" w:date="2020-08-11T15:46:00Z">
        <w:r w:rsidRPr="005E1AF3" w:rsidDel="00D54EBD">
          <w:rPr>
            <w:lang w:val="en-US"/>
          </w:rPr>
          <w:delText xml:space="preserve">. For more details, refer to </w:delText>
        </w:r>
      </w:del>
      <w:ins w:id="23" w:author="Marko Kaksonen" w:date="2020-08-11T15:46:00Z">
        <w:r w:rsidR="00D54EBD">
          <w:rPr>
            <w:lang w:val="en-US"/>
          </w:rPr>
          <w:t xml:space="preserve"> (</w:t>
        </w:r>
      </w:ins>
      <w:proofErr w:type="spellStart"/>
      <w:r w:rsidRPr="005E1AF3">
        <w:rPr>
          <w:lang w:val="en-US"/>
        </w:rPr>
        <w:t>Picco</w:t>
      </w:r>
      <w:proofErr w:type="spellEnd"/>
      <w:r w:rsidRPr="005E1AF3">
        <w:rPr>
          <w:lang w:val="en-US"/>
        </w:rPr>
        <w:t xml:space="preserve"> et. al, </w:t>
      </w:r>
      <w:proofErr w:type="spellStart"/>
      <w:r w:rsidRPr="005E1AF3">
        <w:rPr>
          <w:lang w:val="en-US"/>
        </w:rPr>
        <w:t>eLIFE</w:t>
      </w:r>
      <w:proofErr w:type="spellEnd"/>
      <w:r w:rsidRPr="005E1AF3">
        <w:rPr>
          <w:lang w:val="en-US"/>
        </w:rPr>
        <w:t xml:space="preserve"> 2015</w:t>
      </w:r>
      <w:ins w:id="24" w:author="Marko Kaksonen" w:date="2020-08-11T15:46:00Z">
        <w:r w:rsidR="00D54EBD">
          <w:rPr>
            <w:lang w:val="en-US"/>
          </w:rPr>
          <w:t>)</w:t>
        </w:r>
      </w:ins>
      <w:r w:rsidRPr="005E1AF3">
        <w:rPr>
          <w:lang w:val="en-US"/>
        </w:rPr>
        <w:t>. Averaged centroid movement of Sla1-eGFP in WT cells is linear to about 140nm (Fig.\ref{</w:t>
      </w:r>
      <w:proofErr w:type="spellStart"/>
      <w:r w:rsidRPr="005E1AF3">
        <w:rPr>
          <w:lang w:val="en-US"/>
        </w:rPr>
        <w:t>vps</w:t>
      </w:r>
      <w:proofErr w:type="spellEnd"/>
      <w:r w:rsidRPr="005E1AF3">
        <w:rPr>
          <w:lang w:val="en-US"/>
        </w:rPr>
        <w:t>}D). Sla1 movement in \</w:t>
      </w:r>
      <w:proofErr w:type="spellStart"/>
      <w:r w:rsidRPr="005E1AF3">
        <w:rPr>
          <w:lang w:val="en-US"/>
        </w:rPr>
        <w:t>textit</w:t>
      </w:r>
      <w:proofErr w:type="spellEnd"/>
      <w:r w:rsidRPr="005E1AF3">
        <w:rPr>
          <w:lang w:val="en-US"/>
        </w:rPr>
        <w:t>{vps1$\Delta$} cells has the same magnitude of movement (Fig.\ref{</w:t>
      </w:r>
      <w:proofErr w:type="spellStart"/>
      <w:r w:rsidRPr="005E1AF3">
        <w:rPr>
          <w:lang w:val="en-US"/>
        </w:rPr>
        <w:t>vps</w:t>
      </w:r>
      <w:proofErr w:type="spellEnd"/>
      <w:r w:rsidRPr="005E1AF3">
        <w:rPr>
          <w:lang w:val="en-US"/>
        </w:rPr>
        <w:t>}D). In spite of slight differences in the rates of movement, the total inward movement- and so the depth of endocytic invagination- does not change.</w:t>
      </w:r>
      <w:commentRangeStart w:id="25"/>
      <w:commentRangeEnd w:id="25"/>
      <w:r w:rsidR="00D21BC5">
        <w:rPr>
          <w:rStyle w:val="CommentReference"/>
        </w:rPr>
        <w:commentReference w:id="25"/>
      </w:r>
    </w:p>
    <w:p w14:paraId="31348FC9" w14:textId="77777777" w:rsidR="0049760B" w:rsidRDefault="0049760B" w:rsidP="0049760B">
      <w:pPr>
        <w:rPr>
          <w:lang w:val="en-US"/>
        </w:rPr>
      </w:pPr>
    </w:p>
    <w:p w14:paraId="487CDE5F" w14:textId="6373EC2C" w:rsidR="005E1AF3" w:rsidRDefault="001D370B" w:rsidP="0049760B">
      <w:pPr>
        <w:rPr>
          <w:ins w:id="26" w:author="Deepikaa Menon" w:date="2020-08-12T17:28:00Z"/>
          <w:lang w:val="en-US"/>
        </w:rPr>
      </w:pPr>
      <w:ins w:id="27" w:author="Deepikaa Menon" w:date="2020-08-12T17:24:00Z">
        <w:r>
          <w:rPr>
            <w:lang w:val="en-US"/>
          </w:rPr>
          <w:t xml:space="preserve">!! </w:t>
        </w:r>
        <w:proofErr w:type="spellStart"/>
        <w:r>
          <w:rPr>
            <w:lang w:val="en-US"/>
          </w:rPr>
          <w:t>Rvs</w:t>
        </w:r>
        <w:proofErr w:type="spellEnd"/>
        <w:r>
          <w:rPr>
            <w:lang w:val="en-US"/>
          </w:rPr>
          <w:t xml:space="preserve"> text needs to be here</w:t>
        </w:r>
      </w:ins>
    </w:p>
    <w:p w14:paraId="16F8FCF8" w14:textId="7D0408E9" w:rsidR="00BE673B" w:rsidRDefault="00BE673B" w:rsidP="0049760B">
      <w:pPr>
        <w:rPr>
          <w:ins w:id="28" w:author="Deepikaa Menon" w:date="2020-08-12T17:30:00Z"/>
          <w:lang w:val="en-US"/>
        </w:rPr>
      </w:pPr>
      <w:ins w:id="29" w:author="Deepikaa Menon" w:date="2020-08-12T17:28:00Z">
        <w:r>
          <w:rPr>
            <w:lang w:val="en-US"/>
          </w:rPr>
          <w:t>!! needs to be introduced in the first paragraph to match figures</w:t>
        </w:r>
      </w:ins>
    </w:p>
    <w:p w14:paraId="17F740CE" w14:textId="52125ACA" w:rsidR="0094646B" w:rsidRDefault="0094646B" w:rsidP="0049760B">
      <w:pPr>
        <w:rPr>
          <w:lang w:val="en-US"/>
        </w:rPr>
      </w:pPr>
      <w:ins w:id="30" w:author="Deepikaa Menon" w:date="2020-08-12T17:30:00Z">
        <w:r>
          <w:rPr>
            <w:lang w:val="en-US"/>
          </w:rPr>
          <w:t xml:space="preserve">!! tenses are still in present </w:t>
        </w:r>
      </w:ins>
      <w:bookmarkStart w:id="31" w:name="_GoBack"/>
      <w:bookmarkEnd w:id="31"/>
    </w:p>
    <w:p w14:paraId="796BBFDF" w14:textId="77777777" w:rsidR="005E1AF3" w:rsidRDefault="005E1AF3" w:rsidP="0049760B">
      <w:pPr>
        <w:rPr>
          <w:lang w:val="en-US"/>
        </w:rPr>
      </w:pPr>
    </w:p>
    <w:p w14:paraId="35ACB44A" w14:textId="77777777" w:rsidR="005E1AF3" w:rsidRDefault="005E1AF3" w:rsidP="0049760B">
      <w:pPr>
        <w:rPr>
          <w:lang w:val="en-US"/>
        </w:rPr>
      </w:pPr>
    </w:p>
    <w:p w14:paraId="3D8D5279" w14:textId="77777777" w:rsidR="005E1AF3" w:rsidRDefault="005E1AF3" w:rsidP="0049760B">
      <w:pPr>
        <w:rPr>
          <w:lang w:val="en-US"/>
        </w:rPr>
      </w:pPr>
    </w:p>
    <w:p w14:paraId="71A1D2C2" w14:textId="77777777" w:rsidR="005E1AF3" w:rsidRDefault="005E1AF3" w:rsidP="0049760B">
      <w:pPr>
        <w:rPr>
          <w:lang w:val="en-US"/>
        </w:rPr>
      </w:pPr>
    </w:p>
    <w:p w14:paraId="681F3E68" w14:textId="77777777" w:rsidR="005E1AF3" w:rsidRDefault="005E1AF3" w:rsidP="0049760B">
      <w:pPr>
        <w:rPr>
          <w:lang w:val="en-US"/>
        </w:rPr>
      </w:pPr>
    </w:p>
    <w:p w14:paraId="11AA0535" w14:textId="77777777" w:rsidR="005E1AF3" w:rsidRDefault="005E1AF3" w:rsidP="0049760B">
      <w:pPr>
        <w:rPr>
          <w:lang w:val="en-US"/>
        </w:rPr>
      </w:pPr>
    </w:p>
    <w:p w14:paraId="42968B89" w14:textId="77777777" w:rsidR="005E1AF3" w:rsidRDefault="005E1AF3" w:rsidP="0049760B">
      <w:pPr>
        <w:rPr>
          <w:lang w:val="en-US"/>
        </w:rPr>
      </w:pPr>
    </w:p>
    <w:p w14:paraId="2473D2F9" w14:textId="77777777" w:rsidR="005E1AF3" w:rsidRDefault="005E1AF3" w:rsidP="0049760B">
      <w:pPr>
        <w:rPr>
          <w:lang w:val="en-US"/>
        </w:rPr>
      </w:pPr>
    </w:p>
    <w:p w14:paraId="0A7169E2" w14:textId="77777777" w:rsidR="005E1AF3" w:rsidRDefault="005E1AF3" w:rsidP="0049760B">
      <w:pPr>
        <w:rPr>
          <w:lang w:val="en-US"/>
        </w:rPr>
      </w:pPr>
    </w:p>
    <w:p w14:paraId="3BF7CB42" w14:textId="77777777" w:rsidR="005E1AF3" w:rsidRDefault="005E1AF3" w:rsidP="0049760B">
      <w:pPr>
        <w:rPr>
          <w:lang w:val="en-US"/>
        </w:rPr>
      </w:pPr>
    </w:p>
    <w:p w14:paraId="2C3D79BF" w14:textId="77777777" w:rsidR="005E1AF3" w:rsidRDefault="005E1AF3" w:rsidP="0049760B">
      <w:pPr>
        <w:rPr>
          <w:lang w:val="en-US"/>
        </w:rPr>
      </w:pPr>
    </w:p>
    <w:p w14:paraId="4D7454E6" w14:textId="77777777" w:rsidR="005E1AF3" w:rsidRDefault="005E1AF3" w:rsidP="0049760B">
      <w:pPr>
        <w:rPr>
          <w:lang w:val="en-US"/>
        </w:rPr>
      </w:pPr>
    </w:p>
    <w:p w14:paraId="02E9E475" w14:textId="77777777" w:rsidR="005E1AF3" w:rsidRDefault="005E1AF3" w:rsidP="0049760B">
      <w:pPr>
        <w:rPr>
          <w:lang w:val="en-US"/>
        </w:rPr>
      </w:pPr>
    </w:p>
    <w:p w14:paraId="61EE1B5E" w14:textId="77777777" w:rsidR="005E1AF3" w:rsidRDefault="005E1AF3" w:rsidP="0049760B">
      <w:pPr>
        <w:rPr>
          <w:lang w:val="en-US"/>
        </w:rPr>
      </w:pPr>
    </w:p>
    <w:p w14:paraId="069CCE34" w14:textId="77777777" w:rsidR="005E1AF3" w:rsidRDefault="005E1AF3" w:rsidP="0049760B">
      <w:pPr>
        <w:rPr>
          <w:lang w:val="en-US"/>
        </w:rPr>
      </w:pPr>
    </w:p>
    <w:p w14:paraId="489F5E55" w14:textId="77777777" w:rsidR="005E1AF3" w:rsidRDefault="005E1AF3" w:rsidP="0049760B">
      <w:pPr>
        <w:rPr>
          <w:lang w:val="en-US"/>
        </w:rPr>
      </w:pPr>
    </w:p>
    <w:p w14:paraId="24F2BA9F" w14:textId="77777777" w:rsidR="005E1AF3" w:rsidRDefault="005E1AF3" w:rsidP="0049760B">
      <w:pPr>
        <w:rPr>
          <w:lang w:val="en-US"/>
        </w:rPr>
      </w:pPr>
    </w:p>
    <w:p w14:paraId="0EEE3424" w14:textId="77777777" w:rsidR="005E1AF3" w:rsidRDefault="005E1AF3" w:rsidP="0049760B">
      <w:pPr>
        <w:rPr>
          <w:lang w:val="en-US"/>
        </w:rPr>
      </w:pPr>
    </w:p>
    <w:p w14:paraId="6352FC67" w14:textId="77777777" w:rsidR="005E1AF3" w:rsidRDefault="005E1AF3" w:rsidP="0049760B">
      <w:pPr>
        <w:rPr>
          <w:lang w:val="en-US"/>
        </w:rPr>
      </w:pPr>
    </w:p>
    <w:p w14:paraId="01A9E585" w14:textId="77777777" w:rsidR="005E1AF3" w:rsidRDefault="005E1AF3" w:rsidP="0049760B">
      <w:pPr>
        <w:rPr>
          <w:lang w:val="en-US"/>
        </w:rPr>
      </w:pPr>
    </w:p>
    <w:p w14:paraId="6DD6DA95" w14:textId="77777777" w:rsidR="005E1AF3" w:rsidRPr="005E1AF3" w:rsidRDefault="005E1AF3" w:rsidP="0049760B">
      <w:pPr>
        <w:rPr>
          <w:lang w:val="en-US"/>
        </w:rPr>
      </w:pPr>
    </w:p>
    <w:p w14:paraId="668C79F8" w14:textId="77777777" w:rsidR="009E1686" w:rsidRPr="005E1AF3" w:rsidRDefault="009E1686" w:rsidP="009E1686">
      <w:pPr>
        <w:rPr>
          <w:b/>
          <w:bCs/>
          <w:lang w:val="en-US"/>
        </w:rPr>
      </w:pPr>
      <w:r w:rsidRPr="005E1AF3">
        <w:rPr>
          <w:b/>
          <w:bCs/>
          <w:lang w:val="en-US"/>
        </w:rPr>
        <w:t>﻿</w:t>
      </w:r>
    </w:p>
    <w:p w14:paraId="362FFD6E" w14:textId="77777777" w:rsidR="009E1686" w:rsidRPr="005E1AF3" w:rsidRDefault="009E1686" w:rsidP="009E1686">
      <w:pPr>
        <w:rPr>
          <w:b/>
          <w:bCs/>
          <w:lang w:val="en-US"/>
        </w:rPr>
      </w:pPr>
      <w:r w:rsidRPr="005E1AF3">
        <w:rPr>
          <w:lang w:val="en-US"/>
        </w:rPr>
        <w:t>\subsection{</w:t>
      </w:r>
      <w:proofErr w:type="spellStart"/>
      <w:r w:rsidRPr="005E1AF3">
        <w:rPr>
          <w:b/>
          <w:bCs/>
          <w:lang w:val="en-US"/>
        </w:rPr>
        <w:t>Synaptojanins</w:t>
      </w:r>
      <w:proofErr w:type="spellEnd"/>
      <w:r w:rsidRPr="005E1AF3">
        <w:rPr>
          <w:b/>
          <w:bCs/>
          <w:lang w:val="en-US"/>
        </w:rPr>
        <w:t xml:space="preserve"> likely influence vesicle uncoating, but not scission dynamics.}</w:t>
      </w:r>
    </w:p>
    <w:p w14:paraId="6A1A32BC" w14:textId="77777777" w:rsidR="009E1686" w:rsidRPr="005E1AF3" w:rsidRDefault="009E1686" w:rsidP="009E1686">
      <w:pPr>
        <w:rPr>
          <w:b/>
          <w:bCs/>
          <w:lang w:val="en-US"/>
        </w:rPr>
      </w:pPr>
    </w:p>
    <w:p w14:paraId="0A1944F8" w14:textId="77777777" w:rsidR="005E1AF3" w:rsidRDefault="005E1AF3" w:rsidP="005E1AF3">
      <w:pPr>
        <w:rPr>
          <w:lang w:val="en-US"/>
        </w:rPr>
      </w:pPr>
      <w:r w:rsidRPr="005E1AF3">
        <w:rPr>
          <w:lang w:val="en-US"/>
        </w:rPr>
        <w:t>﻿</w:t>
      </w:r>
      <w:commentRangeStart w:id="32"/>
      <w:r w:rsidRPr="005E1AF3">
        <w:rPr>
          <w:lang w:val="en-US"/>
        </w:rPr>
        <w:t>T</w:t>
      </w:r>
      <w:commentRangeEnd w:id="32"/>
      <w:r w:rsidR="00857359">
        <w:rPr>
          <w:rStyle w:val="CommentReference"/>
        </w:rPr>
        <w:commentReference w:id="32"/>
      </w:r>
      <w:r w:rsidRPr="005E1AF3">
        <w:rPr>
          <w:lang w:val="en-US"/>
        </w:rPr>
        <w:t xml:space="preserve">hree </w:t>
      </w:r>
      <w:proofErr w:type="spellStart"/>
      <w:r w:rsidRPr="005E1AF3">
        <w:rPr>
          <w:lang w:val="en-US"/>
        </w:rPr>
        <w:t>Synaptojanin</w:t>
      </w:r>
      <w:proofErr w:type="spellEnd"/>
      <w:r w:rsidRPr="005E1AF3">
        <w:rPr>
          <w:lang w:val="en-US"/>
        </w:rPr>
        <w:t xml:space="preserve">-like proteins have been identified in budding yeast: Inp51, Inp52, and Inp53. Inp51-eGFP exhibits a diffuse cytoplasmic signal, Inp52-eGFP localizes to cortical actin patches that are endocytic sites </w:t>
      </w:r>
      <w:commentRangeStart w:id="33"/>
      <w:r w:rsidRPr="005E1AF3">
        <w:rPr>
          <w:lang w:val="en-US"/>
        </w:rPr>
        <w:t>(Fig2 supplement</w:t>
      </w:r>
      <w:commentRangeEnd w:id="33"/>
      <w:r w:rsidR="00AD6AAE">
        <w:rPr>
          <w:rStyle w:val="CommentReference"/>
        </w:rPr>
        <w:commentReference w:id="33"/>
      </w:r>
      <w:r w:rsidRPr="005E1AF3">
        <w:rPr>
          <w:lang w:val="en-US"/>
        </w:rPr>
        <w:t xml:space="preserve">) and Inp53 localizes to patches within the cytoplasm (ref). </w:t>
      </w:r>
      <w:commentRangeStart w:id="34"/>
      <w:r w:rsidRPr="005E1AF3">
        <w:rPr>
          <w:lang w:val="en-US"/>
        </w:rPr>
        <w:t xml:space="preserve">Spatial and temporal </w:t>
      </w:r>
      <w:commentRangeEnd w:id="34"/>
      <w:r w:rsidR="002C2FC2">
        <w:rPr>
          <w:rStyle w:val="CommentReference"/>
        </w:rPr>
        <w:commentReference w:id="34"/>
      </w:r>
      <w:r w:rsidRPr="005E1AF3">
        <w:rPr>
          <w:lang w:val="en-US"/>
        </w:rPr>
        <w:t>alignment of Inp52 with Sla1, Abp1, and Rvs167 (</w:t>
      </w:r>
      <w:proofErr w:type="spellStart"/>
      <w:r w:rsidRPr="005E1AF3">
        <w:rPr>
          <w:lang w:val="en-US"/>
        </w:rPr>
        <w:t>ref.Pico</w:t>
      </w:r>
      <w:proofErr w:type="spellEnd"/>
      <w:r w:rsidRPr="005E1AF3">
        <w:rPr>
          <w:lang w:val="en-US"/>
        </w:rPr>
        <w:t>) shows that Inp52 protein molecules arrive in the late stage of endocytosis after Rvs167, and localizes to the invagination tip, suggesting a potential role in membrane scission (Fig.2b).</w:t>
      </w:r>
    </w:p>
    <w:p w14:paraId="06779C70" w14:textId="77777777" w:rsidR="005E1AF3" w:rsidRDefault="00BB7C3B" w:rsidP="005E1AF3">
      <w:pPr>
        <w:rPr>
          <w:lang w:val="en-US"/>
        </w:rPr>
      </w:pPr>
      <w:r>
        <w:rPr>
          <w:noProof/>
          <w:lang w:val="en-US"/>
        </w:rPr>
        <w:drawing>
          <wp:inline distT="0" distB="0" distL="0" distR="0" wp14:anchorId="31370EA1" wp14:editId="283901F1">
            <wp:extent cx="5756910" cy="4540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p7.pd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4540885"/>
                    </a:xfrm>
                    <a:prstGeom prst="rect">
                      <a:avLst/>
                    </a:prstGeom>
                  </pic:spPr>
                </pic:pic>
              </a:graphicData>
            </a:graphic>
          </wp:inline>
        </w:drawing>
      </w:r>
    </w:p>
    <w:p w14:paraId="35B92CF6" w14:textId="77777777" w:rsidR="0049760B" w:rsidRDefault="0049760B" w:rsidP="005E1AF3">
      <w:pPr>
        <w:rPr>
          <w:b/>
          <w:bCs/>
          <w:lang w:val="en-US"/>
        </w:rPr>
      </w:pPr>
    </w:p>
    <w:p w14:paraId="1BFE9CA8" w14:textId="77777777" w:rsidR="005E1AF3" w:rsidRDefault="005E1AF3" w:rsidP="005E1AF3">
      <w:pPr>
        <w:rPr>
          <w:sz w:val="20"/>
          <w:szCs w:val="20"/>
          <w:lang w:val="en-US"/>
        </w:rPr>
      </w:pPr>
      <w:r w:rsidRPr="005E1AF3">
        <w:rPr>
          <w:b/>
          <w:bCs/>
          <w:lang w:val="en-US"/>
        </w:rPr>
        <w:t>﻿</w:t>
      </w:r>
      <w:r w:rsidRPr="005E1AF3">
        <w:rPr>
          <w:sz w:val="20"/>
          <w:szCs w:val="20"/>
          <w:lang w:val="en-US"/>
        </w:rPr>
        <w:tab/>
        <w:t>\caption{A. Cells with endogenously tagged Inp51, Inp52, and Inp53. B: Inp52 centroid trajectory is aligned in space and time to other endocytic proteins. C: Sla1 retraction rates in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compared to WT and  \</w:t>
      </w:r>
      <w:proofErr w:type="spellStart"/>
      <w:r w:rsidRPr="005E1AF3">
        <w:rPr>
          <w:sz w:val="20"/>
          <w:szCs w:val="20"/>
          <w:lang w:val="en-US"/>
        </w:rPr>
        <w:t>textit</w:t>
      </w:r>
      <w:proofErr w:type="spellEnd"/>
      <w:r w:rsidRPr="005E1AF3">
        <w:rPr>
          <w:sz w:val="20"/>
          <w:szCs w:val="20"/>
          <w:lang w:val="en-US"/>
        </w:rPr>
        <w:t>{rvs167$\Delta$}. Error bars are standard deviation from two data sets.  D: Averaged centroid positions of Sla1-eGFP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E:  Averaged centroid positions of Rvs167-eGFP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w:t>
      </w:r>
    </w:p>
    <w:p w14:paraId="11CC90DB" w14:textId="77777777" w:rsidR="005E1AF3" w:rsidRDefault="005E1AF3" w:rsidP="005E1AF3">
      <w:pPr>
        <w:rPr>
          <w:sz w:val="20"/>
          <w:szCs w:val="20"/>
          <w:lang w:val="en-US"/>
        </w:rPr>
      </w:pPr>
    </w:p>
    <w:p w14:paraId="6FDDE165" w14:textId="77777777" w:rsidR="005E1AF3" w:rsidRDefault="005E1AF3" w:rsidP="005E1AF3">
      <w:pPr>
        <w:rPr>
          <w:sz w:val="20"/>
          <w:szCs w:val="20"/>
          <w:lang w:val="en-US"/>
        </w:rPr>
      </w:pPr>
    </w:p>
    <w:p w14:paraId="2E1CD69B" w14:textId="77777777" w:rsidR="005E1AF3" w:rsidRPr="005E1AF3" w:rsidRDefault="005E1AF3" w:rsidP="005E1AF3">
      <w:pPr>
        <w:rPr>
          <w:lang w:val="en-US"/>
        </w:rPr>
      </w:pPr>
      <w:r w:rsidRPr="005E1AF3">
        <w:rPr>
          <w:b/>
          <w:bCs/>
          <w:lang w:val="en-US"/>
        </w:rPr>
        <w:t>﻿</w:t>
      </w:r>
      <w:r w:rsidRPr="005E1AF3">
        <w:rPr>
          <w:lang w:val="en-US"/>
        </w:rPr>
        <w:t xml:space="preserve">Inp53 was not investigated further, as its </w:t>
      </w:r>
      <w:proofErr w:type="spellStart"/>
      <w:r w:rsidRPr="005E1AF3">
        <w:rPr>
          <w:lang w:val="en-US"/>
        </w:rPr>
        <w:t>localisation</w:t>
      </w:r>
      <w:proofErr w:type="spellEnd"/>
      <w:r w:rsidRPr="005E1AF3">
        <w:rPr>
          <w:lang w:val="en-US"/>
        </w:rPr>
        <w:t xml:space="preserve"> conforms with other literature that find it is involved in the </w:t>
      </w:r>
      <w:proofErr w:type="spellStart"/>
      <w:r w:rsidRPr="005E1AF3">
        <w:rPr>
          <w:lang w:val="en-US"/>
        </w:rPr>
        <w:t>golgi</w:t>
      </w:r>
      <w:proofErr w:type="spellEnd"/>
      <w:r w:rsidRPr="005E1AF3">
        <w:rPr>
          <w:lang w:val="en-US"/>
        </w:rPr>
        <w:t xml:space="preserve"> trafficking pathway rather than endocytosis (ref Golgi). Although we were unable to see Inp51 </w:t>
      </w:r>
      <w:proofErr w:type="spellStart"/>
      <w:r w:rsidRPr="005E1AF3">
        <w:rPr>
          <w:lang w:val="en-US"/>
        </w:rPr>
        <w:t>localisation</w:t>
      </w:r>
      <w:proofErr w:type="spellEnd"/>
      <w:r w:rsidRPr="005E1AF3">
        <w:rPr>
          <w:lang w:val="en-US"/>
        </w:rPr>
        <w:t xml:space="preserve"> at endocytic sites,</w:t>
      </w:r>
      <w:commentRangeStart w:id="35"/>
      <w:r w:rsidRPr="005E1AF3">
        <w:rPr>
          <w:lang w:val="en-US"/>
        </w:rPr>
        <w:t xml:space="preserve"> it may be recruited in small numbers below our detection limit</w:t>
      </w:r>
      <w:commentRangeEnd w:id="35"/>
      <w:r w:rsidR="008A5A0F">
        <w:rPr>
          <w:rStyle w:val="CommentReference"/>
        </w:rPr>
        <w:commentReference w:id="35"/>
      </w:r>
      <w:r w:rsidRPr="005E1AF3">
        <w:rPr>
          <w:lang w:val="en-US"/>
        </w:rPr>
        <w:t xml:space="preserve">. Deletion of Inp51 has been shown to exacerbate the </w:t>
      </w:r>
      <w:r w:rsidRPr="005E1AF3">
        <w:rPr>
          <w:lang w:val="en-US"/>
        </w:rPr>
        <w:lastRenderedPageBreak/>
        <w:t>effect of \</w:t>
      </w:r>
      <w:proofErr w:type="spellStart"/>
      <w:r w:rsidRPr="005E1AF3">
        <w:rPr>
          <w:lang w:val="en-US"/>
        </w:rPr>
        <w:t>textit</w:t>
      </w:r>
      <w:proofErr w:type="spellEnd"/>
      <w:r w:rsidRPr="005E1AF3">
        <w:rPr>
          <w:lang w:val="en-US"/>
        </w:rPr>
        <w:t xml:space="preserve">{inp52$\Delta$} on membrane retraction (ref Liu), so both  Inp51 and Inp52 were tested as potential candidates as scission regulators. </w:t>
      </w:r>
    </w:p>
    <w:p w14:paraId="2361B5FA" w14:textId="77777777" w:rsidR="005E1AF3" w:rsidRPr="005E1AF3" w:rsidRDefault="005E1AF3" w:rsidP="005E1AF3">
      <w:pPr>
        <w:rPr>
          <w:lang w:val="en-US"/>
        </w:rPr>
      </w:pPr>
    </w:p>
    <w:p w14:paraId="768EFE1A" w14:textId="77777777" w:rsidR="005E1AF3" w:rsidRPr="005E1AF3" w:rsidRDefault="005E1AF3" w:rsidP="005E1AF3">
      <w:pPr>
        <w:rPr>
          <w:lang w:val="en-US"/>
        </w:rPr>
      </w:pPr>
      <w:r w:rsidRPr="005E1AF3">
        <w:rPr>
          <w:lang w:val="en-US"/>
        </w:rPr>
        <w:t>Dynamics of Sla1-eGFP and Rvs167-eGFP in either \</w:t>
      </w:r>
      <w:proofErr w:type="spellStart"/>
      <w:r w:rsidRPr="005E1AF3">
        <w:rPr>
          <w:lang w:val="en-US"/>
        </w:rPr>
        <w:t>textit</w:t>
      </w:r>
      <w:proofErr w:type="spellEnd"/>
      <w:r w:rsidRPr="005E1AF3">
        <w:rPr>
          <w:lang w:val="en-US"/>
        </w:rPr>
        <w:t>{inp51$\Delta$} or \</w:t>
      </w:r>
      <w:proofErr w:type="spellStart"/>
      <w:r w:rsidRPr="005E1AF3">
        <w:rPr>
          <w:lang w:val="en-US"/>
        </w:rPr>
        <w:t>textit</w:t>
      </w:r>
      <w:proofErr w:type="spellEnd"/>
      <w:r w:rsidRPr="005E1AF3">
        <w:rPr>
          <w:lang w:val="en-US"/>
        </w:rPr>
        <w:t xml:space="preserve">{inp52$\Delta$} cells were compared against the WT. Membrane retraction events do not significantly increase in either compared to the WT (Fig2c). </w:t>
      </w:r>
    </w:p>
    <w:p w14:paraId="66B713D2" w14:textId="77777777" w:rsidR="005E1AF3" w:rsidRPr="005E1AF3" w:rsidRDefault="005E1AF3" w:rsidP="005E1AF3">
      <w:pPr>
        <w:rPr>
          <w:lang w:val="en-US"/>
        </w:rPr>
      </w:pPr>
    </w:p>
    <w:p w14:paraId="18803A2E" w14:textId="77777777" w:rsidR="005E1AF3" w:rsidRDefault="005E1AF3" w:rsidP="005E1AF3">
      <w:pPr>
        <w:rPr>
          <w:rFonts w:ascii="MS Gothic" w:eastAsia="MS Gothic" w:hAnsi="MS Gothic" w:cs="MS Gothic"/>
          <w:lang w:val="en-US"/>
        </w:rPr>
      </w:pPr>
      <w:r w:rsidRPr="005E1AF3">
        <w:rPr>
          <w:lang w:val="en-US"/>
        </w:rPr>
        <w:t>Magnitude and speed of Sla1 and Rvs167 centroid movement in \</w:t>
      </w:r>
      <w:proofErr w:type="spellStart"/>
      <w:r w:rsidRPr="005E1AF3">
        <w:rPr>
          <w:lang w:val="en-US"/>
        </w:rPr>
        <w:t>textit</w:t>
      </w:r>
      <w:proofErr w:type="spellEnd"/>
      <w:r w:rsidRPr="005E1AF3">
        <w:rPr>
          <w:lang w:val="en-US"/>
        </w:rPr>
        <w:t>{inp51$\Delta$} is the same as the WT (Fig2.d, e). In \</w:t>
      </w:r>
      <w:proofErr w:type="spellStart"/>
      <w:r w:rsidRPr="005E1AF3">
        <w:rPr>
          <w:lang w:val="en-US"/>
        </w:rPr>
        <w:t>textit</w:t>
      </w:r>
      <w:proofErr w:type="spellEnd"/>
      <w:r w:rsidRPr="005E1AF3">
        <w:rPr>
          <w:lang w:val="en-US"/>
        </w:rPr>
        <w:t>{inp52$\Delta$} cells, Sla1 movement also has the magnitude and speed as WT, but Sla1-eGFP signal is persistent after membrane scission (Fig.2d, arrow). Similarly, although Rvs167 inward movement looks similar to WT in \</w:t>
      </w:r>
      <w:proofErr w:type="spellStart"/>
      <w:r w:rsidRPr="005E1AF3">
        <w:rPr>
          <w:lang w:val="en-US"/>
        </w:rPr>
        <w:t>textit</w:t>
      </w:r>
      <w:proofErr w:type="spellEnd"/>
      <w:r w:rsidRPr="005E1AF3">
        <w:rPr>
          <w:lang w:val="en-US"/>
        </w:rPr>
        <w:t>{inp52$\Delta$} (Fig2e), Rvs167-eGFP signal is persistent after inward movement (Fig2e arrow), and Rvs167 and Sla1 disassembly has a delay (Fig2 supplement)</w:t>
      </w:r>
      <w:r w:rsidRPr="005E1AF3">
        <w:rPr>
          <w:rFonts w:ascii="MS Gothic" w:eastAsia="MS Gothic" w:hAnsi="MS Gothic" w:cs="MS Gothic" w:hint="eastAsia"/>
          <w:lang w:val="en-US"/>
        </w:rPr>
        <w:t> </w:t>
      </w:r>
    </w:p>
    <w:p w14:paraId="0A44B6DA" w14:textId="77777777" w:rsidR="005E1AF3" w:rsidRDefault="005E1AF3" w:rsidP="005E1AF3">
      <w:pPr>
        <w:rPr>
          <w:rFonts w:ascii="MS Gothic" w:eastAsia="MS Gothic" w:hAnsi="MS Gothic" w:cs="MS Gothic"/>
          <w:lang w:val="en-US"/>
        </w:rPr>
      </w:pPr>
    </w:p>
    <w:p w14:paraId="09278F42" w14:textId="77777777" w:rsidR="005E1AF3" w:rsidRDefault="005E1AF3" w:rsidP="005E1AF3">
      <w:pPr>
        <w:rPr>
          <w:rFonts w:ascii="MS Gothic" w:eastAsia="MS Gothic" w:hAnsi="MS Gothic" w:cs="MS Gothic"/>
          <w:lang w:val="en-US"/>
        </w:rPr>
      </w:pPr>
    </w:p>
    <w:p w14:paraId="4DAF8415" w14:textId="77777777" w:rsidR="005E1AF3" w:rsidRDefault="005E1AF3" w:rsidP="005E1AF3">
      <w:pPr>
        <w:rPr>
          <w:rFonts w:ascii="MS Gothic" w:eastAsia="MS Gothic" w:hAnsi="MS Gothic" w:cs="MS Gothic"/>
          <w:lang w:val="en-US"/>
        </w:rPr>
      </w:pPr>
    </w:p>
    <w:p w14:paraId="616B00CE" w14:textId="77777777" w:rsidR="005E1AF3" w:rsidRDefault="005E1AF3" w:rsidP="005E1AF3">
      <w:pPr>
        <w:rPr>
          <w:rFonts w:ascii="MS Gothic" w:eastAsia="MS Gothic" w:hAnsi="MS Gothic" w:cs="MS Gothic"/>
          <w:lang w:val="en-US"/>
        </w:rPr>
      </w:pPr>
    </w:p>
    <w:p w14:paraId="610ABD3E" w14:textId="77777777" w:rsidR="005E1AF3" w:rsidRDefault="005E1AF3" w:rsidP="005E1AF3">
      <w:pPr>
        <w:rPr>
          <w:rFonts w:ascii="MS Gothic" w:eastAsia="MS Gothic" w:hAnsi="MS Gothic" w:cs="MS Gothic"/>
          <w:lang w:val="en-US"/>
        </w:rPr>
      </w:pPr>
    </w:p>
    <w:p w14:paraId="740AEEA1" w14:textId="77777777" w:rsidR="005E1AF3" w:rsidRDefault="005E1AF3" w:rsidP="005E1AF3">
      <w:pPr>
        <w:rPr>
          <w:rFonts w:ascii="MS Gothic" w:eastAsia="MS Gothic" w:hAnsi="MS Gothic" w:cs="MS Gothic"/>
          <w:lang w:val="en-US"/>
        </w:rPr>
      </w:pPr>
    </w:p>
    <w:p w14:paraId="62718109" w14:textId="77777777" w:rsidR="005E1AF3" w:rsidRDefault="005E1AF3" w:rsidP="005E1AF3">
      <w:pPr>
        <w:rPr>
          <w:rFonts w:ascii="MS Gothic" w:eastAsia="MS Gothic" w:hAnsi="MS Gothic" w:cs="MS Gothic"/>
          <w:lang w:val="en-US"/>
        </w:rPr>
      </w:pPr>
    </w:p>
    <w:p w14:paraId="37701B80" w14:textId="77777777" w:rsidR="005E1AF3" w:rsidRDefault="005E1AF3" w:rsidP="005E1AF3">
      <w:pPr>
        <w:rPr>
          <w:rFonts w:ascii="MS Gothic" w:eastAsia="MS Gothic" w:hAnsi="MS Gothic" w:cs="MS Gothic"/>
          <w:lang w:val="en-US"/>
        </w:rPr>
      </w:pPr>
    </w:p>
    <w:p w14:paraId="62DBC02F" w14:textId="77777777" w:rsidR="005E1AF3" w:rsidRDefault="005E1AF3" w:rsidP="005E1AF3">
      <w:pPr>
        <w:rPr>
          <w:rFonts w:ascii="MS Gothic" w:eastAsia="MS Gothic" w:hAnsi="MS Gothic" w:cs="MS Gothic"/>
          <w:lang w:val="en-US"/>
        </w:rPr>
      </w:pPr>
    </w:p>
    <w:p w14:paraId="2368BE3E" w14:textId="77777777" w:rsidR="005E1AF3" w:rsidRDefault="005E1AF3" w:rsidP="005E1AF3">
      <w:pPr>
        <w:rPr>
          <w:rFonts w:ascii="MS Gothic" w:eastAsia="MS Gothic" w:hAnsi="MS Gothic" w:cs="MS Gothic"/>
          <w:lang w:val="en-US"/>
        </w:rPr>
      </w:pPr>
    </w:p>
    <w:p w14:paraId="04570AF9" w14:textId="77777777" w:rsidR="005E1AF3" w:rsidRDefault="005E1AF3" w:rsidP="005E1AF3">
      <w:pPr>
        <w:rPr>
          <w:rFonts w:ascii="MS Gothic" w:eastAsia="MS Gothic" w:hAnsi="MS Gothic" w:cs="MS Gothic"/>
          <w:lang w:val="en-US"/>
        </w:rPr>
      </w:pPr>
    </w:p>
    <w:p w14:paraId="1A4C99A6" w14:textId="77777777" w:rsidR="005E1AF3" w:rsidRDefault="005E1AF3" w:rsidP="005E1AF3">
      <w:pPr>
        <w:rPr>
          <w:rFonts w:ascii="MS Gothic" w:eastAsia="MS Gothic" w:hAnsi="MS Gothic" w:cs="MS Gothic"/>
          <w:lang w:val="en-US"/>
        </w:rPr>
      </w:pPr>
    </w:p>
    <w:p w14:paraId="07AF28B6" w14:textId="77777777" w:rsidR="005E1AF3" w:rsidRDefault="005E1AF3" w:rsidP="005E1AF3">
      <w:pPr>
        <w:rPr>
          <w:rFonts w:ascii="MS Gothic" w:eastAsia="MS Gothic" w:hAnsi="MS Gothic" w:cs="MS Gothic"/>
          <w:lang w:val="en-US"/>
        </w:rPr>
      </w:pPr>
    </w:p>
    <w:p w14:paraId="65B97275" w14:textId="77777777" w:rsidR="005E1AF3" w:rsidRDefault="005E1AF3" w:rsidP="005E1AF3">
      <w:pPr>
        <w:rPr>
          <w:rFonts w:ascii="MS Gothic" w:eastAsia="MS Gothic" w:hAnsi="MS Gothic" w:cs="MS Gothic"/>
          <w:lang w:val="en-US"/>
        </w:rPr>
      </w:pPr>
    </w:p>
    <w:p w14:paraId="1668D004" w14:textId="77777777" w:rsidR="005E1AF3" w:rsidRDefault="005E1AF3" w:rsidP="005E1AF3">
      <w:pPr>
        <w:rPr>
          <w:rFonts w:ascii="MS Gothic" w:eastAsia="MS Gothic" w:hAnsi="MS Gothic" w:cs="MS Gothic"/>
          <w:lang w:val="en-US"/>
        </w:rPr>
      </w:pPr>
    </w:p>
    <w:p w14:paraId="4E00F74E" w14:textId="77777777" w:rsidR="005E1AF3" w:rsidRDefault="005E1AF3" w:rsidP="005E1AF3">
      <w:pPr>
        <w:rPr>
          <w:rFonts w:ascii="MS Gothic" w:eastAsia="MS Gothic" w:hAnsi="MS Gothic" w:cs="MS Gothic"/>
          <w:lang w:val="en-US"/>
        </w:rPr>
      </w:pPr>
    </w:p>
    <w:p w14:paraId="161C3A9D" w14:textId="77777777" w:rsidR="005E1AF3" w:rsidRDefault="005E1AF3" w:rsidP="005E1AF3">
      <w:pPr>
        <w:rPr>
          <w:rFonts w:ascii="MS Gothic" w:eastAsia="MS Gothic" w:hAnsi="MS Gothic" w:cs="MS Gothic"/>
          <w:lang w:val="en-US"/>
        </w:rPr>
      </w:pPr>
    </w:p>
    <w:p w14:paraId="54015341" w14:textId="77777777" w:rsidR="005E1AF3" w:rsidRDefault="005E1AF3" w:rsidP="005E1AF3">
      <w:pPr>
        <w:rPr>
          <w:rFonts w:ascii="MS Gothic" w:eastAsia="MS Gothic" w:hAnsi="MS Gothic" w:cs="MS Gothic"/>
          <w:lang w:val="en-US"/>
        </w:rPr>
      </w:pPr>
    </w:p>
    <w:p w14:paraId="51E3C39F" w14:textId="77777777" w:rsidR="005E1AF3" w:rsidRDefault="005E1AF3" w:rsidP="005E1AF3">
      <w:pPr>
        <w:rPr>
          <w:rFonts w:ascii="MS Gothic" w:eastAsia="MS Gothic" w:hAnsi="MS Gothic" w:cs="MS Gothic"/>
          <w:lang w:val="en-US"/>
        </w:rPr>
      </w:pPr>
    </w:p>
    <w:p w14:paraId="29D490E4" w14:textId="77777777" w:rsidR="005E1AF3" w:rsidRDefault="005E1AF3" w:rsidP="005E1AF3">
      <w:pPr>
        <w:rPr>
          <w:rFonts w:ascii="MS Gothic" w:eastAsia="MS Gothic" w:hAnsi="MS Gothic" w:cs="MS Gothic"/>
          <w:lang w:val="en-US"/>
        </w:rPr>
      </w:pPr>
    </w:p>
    <w:p w14:paraId="5AC74468" w14:textId="77777777" w:rsidR="005E1AF3" w:rsidRDefault="005E1AF3" w:rsidP="005E1AF3">
      <w:pPr>
        <w:rPr>
          <w:rFonts w:ascii="MS Gothic" w:eastAsia="MS Gothic" w:hAnsi="MS Gothic" w:cs="MS Gothic"/>
          <w:lang w:val="en-US"/>
        </w:rPr>
      </w:pPr>
    </w:p>
    <w:p w14:paraId="299831DC" w14:textId="77777777" w:rsidR="005E1AF3" w:rsidRDefault="005E1AF3" w:rsidP="005E1AF3">
      <w:pPr>
        <w:rPr>
          <w:rFonts w:ascii="MS Gothic" w:eastAsia="MS Gothic" w:hAnsi="MS Gothic" w:cs="MS Gothic"/>
          <w:lang w:val="en-US"/>
        </w:rPr>
      </w:pPr>
    </w:p>
    <w:p w14:paraId="4EBD83DC" w14:textId="77777777" w:rsidR="005E1AF3" w:rsidRDefault="005E1AF3" w:rsidP="005E1AF3">
      <w:pPr>
        <w:rPr>
          <w:rFonts w:ascii="MS Gothic" w:eastAsia="MS Gothic" w:hAnsi="MS Gothic" w:cs="MS Gothic"/>
          <w:lang w:val="en-US"/>
        </w:rPr>
      </w:pPr>
    </w:p>
    <w:p w14:paraId="57787EF0" w14:textId="77777777" w:rsidR="005E1AF3" w:rsidRDefault="005E1AF3" w:rsidP="005E1AF3">
      <w:pPr>
        <w:rPr>
          <w:rFonts w:ascii="MS Gothic" w:eastAsia="MS Gothic" w:hAnsi="MS Gothic" w:cs="MS Gothic"/>
          <w:lang w:val="en-US"/>
        </w:rPr>
      </w:pPr>
    </w:p>
    <w:p w14:paraId="44AAAC3B" w14:textId="77777777" w:rsidR="005E1AF3" w:rsidRDefault="005E1AF3" w:rsidP="005E1AF3">
      <w:pPr>
        <w:rPr>
          <w:rFonts w:ascii="MS Gothic" w:eastAsia="MS Gothic" w:hAnsi="MS Gothic" w:cs="MS Gothic"/>
          <w:lang w:val="en-US"/>
        </w:rPr>
      </w:pPr>
    </w:p>
    <w:p w14:paraId="629E349D" w14:textId="77777777" w:rsidR="005E1AF3" w:rsidRDefault="005E1AF3" w:rsidP="005E1AF3">
      <w:pPr>
        <w:rPr>
          <w:rFonts w:ascii="MS Gothic" w:eastAsia="MS Gothic" w:hAnsi="MS Gothic" w:cs="MS Gothic"/>
          <w:lang w:val="en-US"/>
        </w:rPr>
      </w:pPr>
    </w:p>
    <w:p w14:paraId="6A555B6D" w14:textId="77777777" w:rsidR="005E1AF3" w:rsidRDefault="005E1AF3" w:rsidP="005E1AF3">
      <w:pPr>
        <w:rPr>
          <w:rFonts w:ascii="MS Gothic" w:eastAsia="MS Gothic" w:hAnsi="MS Gothic" w:cs="MS Gothic"/>
          <w:lang w:val="en-US"/>
        </w:rPr>
      </w:pPr>
    </w:p>
    <w:p w14:paraId="67A1501E" w14:textId="77777777" w:rsidR="005E1AF3" w:rsidRDefault="005E1AF3" w:rsidP="005E1AF3">
      <w:pPr>
        <w:rPr>
          <w:rFonts w:ascii="MS Gothic" w:eastAsia="MS Gothic" w:hAnsi="MS Gothic" w:cs="MS Gothic"/>
          <w:lang w:val="en-US"/>
        </w:rPr>
      </w:pPr>
    </w:p>
    <w:p w14:paraId="328B81D7" w14:textId="77777777" w:rsidR="005E1AF3" w:rsidRDefault="005E1AF3" w:rsidP="005E1AF3">
      <w:pPr>
        <w:rPr>
          <w:rFonts w:ascii="MS Gothic" w:eastAsia="MS Gothic" w:hAnsi="MS Gothic" w:cs="MS Gothic"/>
          <w:lang w:val="en-US"/>
        </w:rPr>
      </w:pPr>
    </w:p>
    <w:p w14:paraId="2D00E102" w14:textId="77777777" w:rsidR="005E1AF3" w:rsidRDefault="005E1AF3" w:rsidP="005E1AF3">
      <w:pPr>
        <w:rPr>
          <w:rFonts w:ascii="MS Gothic" w:eastAsia="MS Gothic" w:hAnsi="MS Gothic" w:cs="MS Gothic"/>
          <w:lang w:val="en-US"/>
        </w:rPr>
      </w:pPr>
    </w:p>
    <w:p w14:paraId="15C4E3A5" w14:textId="77777777" w:rsidR="005E1AF3" w:rsidRDefault="005E1AF3" w:rsidP="005E1AF3">
      <w:pPr>
        <w:rPr>
          <w:rFonts w:ascii="MS Gothic" w:eastAsia="MS Gothic" w:hAnsi="MS Gothic" w:cs="MS Gothic"/>
          <w:lang w:val="en-US"/>
        </w:rPr>
      </w:pPr>
    </w:p>
    <w:p w14:paraId="3D5DE338" w14:textId="77777777" w:rsidR="005E1AF3" w:rsidRDefault="005E1AF3" w:rsidP="005E1AF3">
      <w:pPr>
        <w:rPr>
          <w:rFonts w:ascii="MS Gothic" w:eastAsia="MS Gothic" w:hAnsi="MS Gothic" w:cs="MS Gothic"/>
          <w:lang w:val="en-US"/>
        </w:rPr>
      </w:pPr>
    </w:p>
    <w:p w14:paraId="55E2B09C" w14:textId="77777777" w:rsidR="005E1AF3" w:rsidRDefault="005E1AF3" w:rsidP="005E1AF3">
      <w:pPr>
        <w:rPr>
          <w:rFonts w:ascii="MS Gothic" w:eastAsia="MS Gothic" w:hAnsi="MS Gothic" w:cs="MS Gothic"/>
          <w:lang w:val="en-US"/>
        </w:rPr>
      </w:pPr>
    </w:p>
    <w:p w14:paraId="749E45A2" w14:textId="77777777" w:rsidR="005E1AF3" w:rsidRDefault="005E1AF3" w:rsidP="005E1AF3">
      <w:pPr>
        <w:rPr>
          <w:rFonts w:ascii="MS Gothic" w:eastAsia="MS Gothic" w:hAnsi="MS Gothic" w:cs="MS Gothic"/>
          <w:lang w:val="en-US"/>
        </w:rPr>
      </w:pPr>
    </w:p>
    <w:p w14:paraId="76E24671" w14:textId="77777777" w:rsidR="005E1AF3" w:rsidRDefault="005E1AF3" w:rsidP="005E1AF3">
      <w:pPr>
        <w:rPr>
          <w:rFonts w:ascii="MS Gothic" w:eastAsia="MS Gothic" w:hAnsi="MS Gothic" w:cs="MS Gothic"/>
          <w:lang w:val="en-US"/>
        </w:rPr>
      </w:pPr>
    </w:p>
    <w:p w14:paraId="61B56126" w14:textId="77777777" w:rsidR="005E1AF3" w:rsidRDefault="005E1AF3" w:rsidP="005E1AF3">
      <w:pPr>
        <w:rPr>
          <w:rFonts w:ascii="MS Gothic" w:eastAsia="MS Gothic" w:hAnsi="MS Gothic" w:cs="MS Gothic"/>
          <w:lang w:val="en-US"/>
        </w:rPr>
      </w:pPr>
    </w:p>
    <w:p w14:paraId="065CD1A4" w14:textId="77777777" w:rsid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BAR domains recognize membrane curvature in-vivo</w:t>
      </w:r>
      <w:r w:rsidRPr="005E1AF3">
        <w:rPr>
          <w:lang w:val="en-US"/>
        </w:rPr>
        <w:t>}</w:t>
      </w:r>
    </w:p>
    <w:p w14:paraId="31E32418" w14:textId="77777777" w:rsidR="005E1AF3" w:rsidRDefault="005E1AF3" w:rsidP="005E1AF3">
      <w:pPr>
        <w:rPr>
          <w:lang w:val="en-US"/>
        </w:rPr>
      </w:pPr>
    </w:p>
    <w:p w14:paraId="71EC8A4D" w14:textId="7E7B398F" w:rsidR="005E1AF3" w:rsidRPr="005E1AF3" w:rsidRDefault="005E1AF3" w:rsidP="005E1AF3">
      <w:pPr>
        <w:rPr>
          <w:lang w:val="en-US"/>
        </w:rPr>
      </w:pPr>
      <w:r w:rsidRPr="005E1AF3">
        <w:rPr>
          <w:lang w:val="en-US"/>
        </w:rPr>
        <w:t xml:space="preserve">﻿So far Rvs167 remains the protein that has a major influence on scission rates and inward moment of Sla1. Recruitment of the </w:t>
      </w:r>
      <w:proofErr w:type="spellStart"/>
      <w:r w:rsidRPr="005E1AF3">
        <w:rPr>
          <w:lang w:val="en-US"/>
        </w:rPr>
        <w:t>Rvs</w:t>
      </w:r>
      <w:proofErr w:type="spellEnd"/>
      <w:r w:rsidRPr="005E1AF3">
        <w:rPr>
          <w:lang w:val="en-US"/>
        </w:rPr>
        <w:t xml:space="preserve"> complex to endocytic sites was thus investigated further. Interaction between </w:t>
      </w:r>
      <w:proofErr w:type="spellStart"/>
      <w:r w:rsidRPr="005E1AF3">
        <w:rPr>
          <w:lang w:val="en-US"/>
        </w:rPr>
        <w:t>Rvs</w:t>
      </w:r>
      <w:proofErr w:type="spellEnd"/>
      <w:r w:rsidRPr="005E1AF3">
        <w:rPr>
          <w:lang w:val="en-US"/>
        </w:rPr>
        <w:t xml:space="preserve"> and membrane curvature </w:t>
      </w:r>
      <w:commentRangeStart w:id="36"/>
      <w:r w:rsidRPr="005E1AF3">
        <w:rPr>
          <w:lang w:val="en-US"/>
        </w:rPr>
        <w:t>in vivo has been indicated by work on other BAR domain proteins</w:t>
      </w:r>
      <w:commentRangeEnd w:id="36"/>
      <w:r w:rsidR="00B34347">
        <w:rPr>
          <w:rStyle w:val="CommentReference"/>
        </w:rPr>
        <w:commentReference w:id="36"/>
      </w:r>
      <w:r w:rsidRPr="005E1AF3">
        <w:rPr>
          <w:lang w:val="en-US"/>
        </w:rPr>
        <w:t xml:space="preserve"> (ref BAR), but has not so far been tested.</w:t>
      </w:r>
      <w:commentRangeStart w:id="37"/>
      <w:r w:rsidRPr="005E1AF3">
        <w:rPr>
          <w:lang w:val="en-US"/>
        </w:rPr>
        <w:t xml:space="preserve"> </w:t>
      </w:r>
      <w:commentRangeEnd w:id="37"/>
      <w:r w:rsidR="0019302F">
        <w:rPr>
          <w:rStyle w:val="CommentReference"/>
        </w:rPr>
        <w:commentReference w:id="37"/>
      </w:r>
      <w:r w:rsidRPr="005E1AF3">
        <w:rPr>
          <w:lang w:val="en-US"/>
        </w:rPr>
        <w:t xml:space="preserve">In order to do so, </w:t>
      </w:r>
      <w:commentRangeStart w:id="38"/>
      <w:r w:rsidRPr="005E1AF3">
        <w:rPr>
          <w:lang w:val="en-US"/>
        </w:rPr>
        <w:t xml:space="preserve">we deleted the SH3 domain </w:t>
      </w:r>
      <w:commentRangeEnd w:id="38"/>
      <w:r w:rsidR="000229B3">
        <w:rPr>
          <w:rStyle w:val="CommentReference"/>
        </w:rPr>
        <w:commentReference w:id="38"/>
      </w:r>
      <w:r w:rsidRPr="005E1AF3">
        <w:rPr>
          <w:lang w:val="en-US"/>
        </w:rPr>
        <w:t xml:space="preserve">of Rvs167 leaving the N-terminal BAR and GPA regions (henceforth BAR-GPA, Fig3a) and observed the localization of the BAR region without SH3 influence. The GPA region is a disordered domain that has no previously reported function (ref) and was retained to </w:t>
      </w:r>
      <w:commentRangeStart w:id="39"/>
      <w:r w:rsidRPr="005E1AF3">
        <w:rPr>
          <w:lang w:val="en-US"/>
        </w:rPr>
        <w:t>ensure proper folding and function of the BAR domain</w:t>
      </w:r>
      <w:commentRangeEnd w:id="39"/>
      <w:r w:rsidR="00B8348E">
        <w:rPr>
          <w:rStyle w:val="CommentReference"/>
        </w:rPr>
        <w:commentReference w:id="39"/>
      </w:r>
      <w:r w:rsidRPr="005E1AF3">
        <w:rPr>
          <w:lang w:val="en-US"/>
        </w:rPr>
        <w:t>. Endogenously tagged Rvs167-eGFP and BAR-GPA-</w:t>
      </w:r>
      <w:proofErr w:type="spellStart"/>
      <w:r w:rsidRPr="005E1AF3">
        <w:rPr>
          <w:lang w:val="en-US"/>
        </w:rPr>
        <w:t>eGFP</w:t>
      </w:r>
      <w:proofErr w:type="spellEnd"/>
      <w:r w:rsidRPr="005E1AF3">
        <w:rPr>
          <w:lang w:val="en-US"/>
        </w:rPr>
        <w:t xml:space="preserve"> </w:t>
      </w:r>
      <w:commentRangeStart w:id="40"/>
      <w:r w:rsidRPr="005E1AF3">
        <w:rPr>
          <w:lang w:val="en-US"/>
        </w:rPr>
        <w:t xml:space="preserve">colocalization with Abp1-mCherry </w:t>
      </w:r>
      <w:commentRangeEnd w:id="40"/>
      <w:r w:rsidR="00405262">
        <w:rPr>
          <w:rStyle w:val="CommentReference"/>
        </w:rPr>
        <w:commentReference w:id="40"/>
      </w:r>
      <w:r w:rsidRPr="005E1AF3">
        <w:rPr>
          <w:lang w:val="en-US"/>
        </w:rPr>
        <w:t>in WT and \</w:t>
      </w:r>
      <w:proofErr w:type="spellStart"/>
      <w:r w:rsidRPr="005E1AF3">
        <w:rPr>
          <w:lang w:val="en-US"/>
        </w:rPr>
        <w:t>textit</w:t>
      </w:r>
      <w:proofErr w:type="spellEnd"/>
      <w:r w:rsidRPr="005E1AF3">
        <w:rPr>
          <w:lang w:val="en-US"/>
        </w:rPr>
        <w:t xml:space="preserve">{sla2$\Delta$} cells were compared (Fig3b). Sla2 acts as the molecular linker between forces exerted by the </w:t>
      </w:r>
      <w:proofErr w:type="spellStart"/>
      <w:r w:rsidRPr="005E1AF3">
        <w:rPr>
          <w:lang w:val="en-US"/>
        </w:rPr>
        <w:t>actin</w:t>
      </w:r>
      <w:proofErr w:type="spellEnd"/>
      <w:r w:rsidRPr="005E1AF3">
        <w:rPr>
          <w:lang w:val="en-US"/>
        </w:rPr>
        <w:t xml:space="preserve"> network and the plasma membrane (ref. </w:t>
      </w:r>
      <w:proofErr w:type="spellStart"/>
      <w:r w:rsidRPr="005E1AF3">
        <w:rPr>
          <w:lang w:val="en-US"/>
        </w:rPr>
        <w:t>Skruzny</w:t>
      </w:r>
      <w:proofErr w:type="spellEnd"/>
      <w:r w:rsidRPr="005E1AF3">
        <w:rPr>
          <w:lang w:val="en-US"/>
        </w:rPr>
        <w:t>). \</w:t>
      </w:r>
      <w:proofErr w:type="spellStart"/>
      <w:r w:rsidRPr="005E1AF3">
        <w:rPr>
          <w:lang w:val="en-US"/>
        </w:rPr>
        <w:t>textit</w:t>
      </w:r>
      <w:proofErr w:type="spellEnd"/>
      <w:r w:rsidRPr="005E1AF3">
        <w:rPr>
          <w:lang w:val="en-US"/>
        </w:rPr>
        <w:t xml:space="preserve">{sla2$\Delta$} cells therefore contain a polymerizing actin network at endocytic patches, but the membrane has no curvature, and endocytosis fails. In these cells, the full-length Rvs167 protein co-localizes with Abp1-mCherry, indicating that it is recruited to endocytic sites </w:t>
      </w:r>
      <w:ins w:id="41" w:author="Marko Kaksonen" w:date="2020-08-11T16:37:00Z">
        <w:r w:rsidR="000A54C8">
          <w:rPr>
            <w:lang w:val="en-US"/>
          </w:rPr>
          <w:t xml:space="preserve">independently of membrane curvature </w:t>
        </w:r>
      </w:ins>
      <w:r w:rsidRPr="005E1AF3">
        <w:rPr>
          <w:lang w:val="en-US"/>
        </w:rPr>
        <w:t>(Fig3b, “\</w:t>
      </w:r>
      <w:proofErr w:type="spellStart"/>
      <w:r w:rsidRPr="005E1AF3">
        <w:rPr>
          <w:lang w:val="en-US"/>
        </w:rPr>
        <w:t>textit</w:t>
      </w:r>
      <w:proofErr w:type="spellEnd"/>
      <w:r w:rsidRPr="005E1AF3">
        <w:rPr>
          <w:lang w:val="en-US"/>
        </w:rPr>
        <w:t xml:space="preserve">{sla2$\Delta$}”). BAR-GPA localization </w:t>
      </w:r>
      <w:commentRangeStart w:id="42"/>
      <w:r w:rsidRPr="005E1AF3">
        <w:rPr>
          <w:lang w:val="en-US"/>
        </w:rPr>
        <w:t>is removed</w:t>
      </w:r>
      <w:commentRangeEnd w:id="42"/>
      <w:r w:rsidR="0056000C">
        <w:rPr>
          <w:rStyle w:val="CommentReference"/>
        </w:rPr>
        <w:commentReference w:id="42"/>
      </w:r>
      <w:r w:rsidRPr="005E1AF3">
        <w:rPr>
          <w:lang w:val="en-US"/>
        </w:rPr>
        <w:t>, except for rare transient patches that do not co-localize with Abp1-mCherry.</w:t>
      </w:r>
    </w:p>
    <w:p w14:paraId="1A82A728" w14:textId="77777777" w:rsidR="005E1AF3" w:rsidRPr="005E1AF3" w:rsidRDefault="005E1AF3" w:rsidP="005E1AF3">
      <w:pPr>
        <w:rPr>
          <w:lang w:val="en-US"/>
        </w:rPr>
      </w:pPr>
    </w:p>
    <w:p w14:paraId="215374B0" w14:textId="77777777" w:rsidR="005E1AF3" w:rsidRPr="005E1AF3" w:rsidRDefault="005E1AF3" w:rsidP="005E1AF3">
      <w:pPr>
        <w:rPr>
          <w:lang w:val="en-US"/>
        </w:rPr>
      </w:pPr>
    </w:p>
    <w:p w14:paraId="19B03E89" w14:textId="77777777" w:rsidR="005E1AF3" w:rsidRP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SH3 domains have an </w:t>
      </w:r>
      <w:proofErr w:type="spellStart"/>
      <w:r w:rsidRPr="005E1AF3">
        <w:rPr>
          <w:b/>
          <w:bCs/>
          <w:lang w:val="en-US"/>
        </w:rPr>
        <w:t>actin</w:t>
      </w:r>
      <w:proofErr w:type="spellEnd"/>
      <w:r w:rsidRPr="005E1AF3">
        <w:rPr>
          <w:b/>
          <w:bCs/>
          <w:lang w:val="en-US"/>
        </w:rPr>
        <w:t xml:space="preserve"> and curvature independent </w:t>
      </w:r>
      <w:proofErr w:type="spellStart"/>
      <w:r w:rsidRPr="005E1AF3">
        <w:rPr>
          <w:b/>
          <w:bCs/>
          <w:lang w:val="en-US"/>
        </w:rPr>
        <w:t>localisation</w:t>
      </w:r>
      <w:proofErr w:type="spellEnd"/>
      <w:r w:rsidRPr="005E1AF3">
        <w:rPr>
          <w:lang w:val="en-US"/>
        </w:rPr>
        <w:t>}</w:t>
      </w:r>
    </w:p>
    <w:p w14:paraId="195BC2E5" w14:textId="64B5F1A3" w:rsidR="005E1AF3" w:rsidRDefault="005E1AF3" w:rsidP="005E1AF3">
      <w:pPr>
        <w:rPr>
          <w:lang w:val="en-US"/>
        </w:rPr>
      </w:pPr>
      <w:r w:rsidRPr="005E1AF3">
        <w:rPr>
          <w:lang w:val="en-US"/>
        </w:rPr>
        <w:t xml:space="preserve">The SH3 domain has known genetic interactions with </w:t>
      </w:r>
      <w:commentRangeStart w:id="43"/>
      <w:r w:rsidRPr="005E1AF3">
        <w:rPr>
          <w:lang w:val="en-US"/>
        </w:rPr>
        <w:t>actin-related</w:t>
      </w:r>
      <w:commentRangeEnd w:id="43"/>
      <w:r w:rsidR="006D2F54">
        <w:rPr>
          <w:rStyle w:val="CommentReference"/>
        </w:rPr>
        <w:commentReference w:id="43"/>
      </w:r>
      <w:r w:rsidRPr="005E1AF3">
        <w:rPr>
          <w:lang w:val="en-US"/>
        </w:rPr>
        <w:t xml:space="preserve"> endocytic </w:t>
      </w:r>
      <w:commentRangeStart w:id="44"/>
      <w:r w:rsidRPr="005E1AF3">
        <w:rPr>
          <w:lang w:val="en-US"/>
        </w:rPr>
        <w:t>proteins</w:t>
      </w:r>
      <w:commentRangeEnd w:id="44"/>
      <w:r w:rsidR="00640460">
        <w:rPr>
          <w:rStyle w:val="CommentReference"/>
        </w:rPr>
        <w:commentReference w:id="44"/>
      </w:r>
      <w:r w:rsidRPr="005E1AF3">
        <w:rPr>
          <w:lang w:val="en-US"/>
        </w:rPr>
        <w:t xml:space="preserve">. In order to test if these interactions are prevalent in vivo, we tested the </w:t>
      </w:r>
      <w:proofErr w:type="spellStart"/>
      <w:r w:rsidRPr="005E1AF3">
        <w:rPr>
          <w:lang w:val="en-US"/>
        </w:rPr>
        <w:t>localisation</w:t>
      </w:r>
      <w:proofErr w:type="spellEnd"/>
      <w:r w:rsidRPr="005E1AF3">
        <w:rPr>
          <w:lang w:val="en-US"/>
        </w:rPr>
        <w:t xml:space="preserve"> of full-length Rvs167 and BAR-GPA in </w:t>
      </w:r>
      <w:proofErr w:type="spellStart"/>
      <w:r w:rsidRPr="005E1AF3">
        <w:rPr>
          <w:lang w:val="en-US"/>
        </w:rPr>
        <w:t>LatA</w:t>
      </w:r>
      <w:proofErr w:type="spellEnd"/>
      <w:r w:rsidRPr="005E1AF3">
        <w:rPr>
          <w:lang w:val="en-US"/>
        </w:rPr>
        <w:t xml:space="preserve"> treated cells (Fig3b, “</w:t>
      </w:r>
      <w:proofErr w:type="spellStart"/>
      <w:r w:rsidRPr="005E1AF3">
        <w:rPr>
          <w:lang w:val="en-US"/>
        </w:rPr>
        <w:t>LatA</w:t>
      </w:r>
      <w:proofErr w:type="spellEnd"/>
      <w:r w:rsidRPr="005E1AF3">
        <w:rPr>
          <w:lang w:val="en-US"/>
        </w:rPr>
        <w:t xml:space="preserve">”). Plasma membrane </w:t>
      </w:r>
      <w:proofErr w:type="spellStart"/>
      <w:r w:rsidRPr="005E1AF3">
        <w:rPr>
          <w:lang w:val="en-US"/>
        </w:rPr>
        <w:t>localisation</w:t>
      </w:r>
      <w:proofErr w:type="spellEnd"/>
      <w:r w:rsidRPr="005E1AF3">
        <w:rPr>
          <w:lang w:val="en-US"/>
        </w:rPr>
        <w:t xml:space="preserve"> of full-length Rvs167 remains upon </w:t>
      </w:r>
      <w:proofErr w:type="spellStart"/>
      <w:r w:rsidRPr="005E1AF3">
        <w:rPr>
          <w:lang w:val="en-US"/>
        </w:rPr>
        <w:t>LatA</w:t>
      </w:r>
      <w:proofErr w:type="spellEnd"/>
      <w:r w:rsidRPr="005E1AF3">
        <w:rPr>
          <w:lang w:val="en-US"/>
        </w:rPr>
        <w:t xml:space="preserve"> treatment, and transient patches continue to exist in \</w:t>
      </w:r>
      <w:proofErr w:type="spellStart"/>
      <w:r w:rsidRPr="005E1AF3">
        <w:rPr>
          <w:lang w:val="en-US"/>
        </w:rPr>
        <w:t>textit</w:t>
      </w:r>
      <w:proofErr w:type="spellEnd"/>
      <w:r w:rsidRPr="005E1AF3">
        <w:rPr>
          <w:lang w:val="en-US"/>
        </w:rPr>
        <w:t xml:space="preserve">{sla2$\Delta$} cells treated with </w:t>
      </w:r>
      <w:proofErr w:type="spellStart"/>
      <w:r w:rsidRPr="005E1AF3">
        <w:rPr>
          <w:lang w:val="en-US"/>
        </w:rPr>
        <w:t>LatA</w:t>
      </w:r>
      <w:proofErr w:type="spellEnd"/>
      <w:r w:rsidRPr="005E1AF3">
        <w:rPr>
          <w:lang w:val="en-US"/>
        </w:rPr>
        <w:t xml:space="preserve"> (Fig3b, “\</w:t>
      </w:r>
      <w:proofErr w:type="spellStart"/>
      <w:r w:rsidRPr="005E1AF3">
        <w:rPr>
          <w:lang w:val="en-US"/>
        </w:rPr>
        <w:t>textit</w:t>
      </w:r>
      <w:proofErr w:type="spellEnd"/>
      <w:r w:rsidRPr="005E1AF3">
        <w:rPr>
          <w:lang w:val="en-US"/>
        </w:rPr>
        <w:t xml:space="preserve">{sla2$\Delta$}+ </w:t>
      </w:r>
      <w:proofErr w:type="spellStart"/>
      <w:r w:rsidRPr="005E1AF3">
        <w:rPr>
          <w:lang w:val="en-US"/>
        </w:rPr>
        <w:t>LatA</w:t>
      </w:r>
      <w:proofErr w:type="spellEnd"/>
      <w:r w:rsidRPr="005E1AF3">
        <w:rPr>
          <w:lang w:val="en-US"/>
        </w:rPr>
        <w:t xml:space="preserve">”). BAR-GPA </w:t>
      </w:r>
      <w:proofErr w:type="spellStart"/>
      <w:r w:rsidRPr="005E1AF3">
        <w:rPr>
          <w:lang w:val="en-US"/>
        </w:rPr>
        <w:t>localisation</w:t>
      </w:r>
      <w:proofErr w:type="spellEnd"/>
      <w:r w:rsidRPr="005E1AF3">
        <w:rPr>
          <w:lang w:val="en-US"/>
        </w:rPr>
        <w:t xml:space="preserve"> on the other hand, is removed in </w:t>
      </w:r>
      <w:commentRangeStart w:id="45"/>
      <w:r w:rsidRPr="005E1AF3">
        <w:rPr>
          <w:lang w:val="en-US"/>
        </w:rPr>
        <w:t>both</w:t>
      </w:r>
      <w:commentRangeEnd w:id="45"/>
      <w:r w:rsidR="004631C7">
        <w:rPr>
          <w:rStyle w:val="CommentReference"/>
        </w:rPr>
        <w:commentReference w:id="45"/>
      </w:r>
      <w:r w:rsidRPr="005E1AF3">
        <w:rPr>
          <w:lang w:val="en-US"/>
        </w:rPr>
        <w:t>.</w:t>
      </w:r>
      <w:ins w:id="46" w:author="Marko Kaksonen" w:date="2020-08-11T16:42:00Z">
        <w:r w:rsidR="004631C7">
          <w:rPr>
            <w:lang w:val="en-US"/>
          </w:rPr>
          <w:t xml:space="preserve"> </w:t>
        </w:r>
      </w:ins>
    </w:p>
    <w:p w14:paraId="70509CB6" w14:textId="77777777" w:rsidR="005E1AF3" w:rsidRDefault="005E1AF3" w:rsidP="005E1AF3">
      <w:pPr>
        <w:rPr>
          <w:lang w:val="en-US"/>
        </w:rPr>
      </w:pPr>
    </w:p>
    <w:p w14:paraId="5F98E3EF" w14:textId="77777777" w:rsidR="005E1AF3" w:rsidRDefault="005E1AF3" w:rsidP="005E1AF3">
      <w:pPr>
        <w:rPr>
          <w:lang w:val="en-US"/>
        </w:rPr>
      </w:pPr>
    </w:p>
    <w:p w14:paraId="076D1E5F" w14:textId="77777777"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14:paraId="0032CE20" w14:textId="51CA396F" w:rsidR="00C36001" w:rsidRDefault="005E1AF3" w:rsidP="005E1AF3">
      <w:pPr>
        <w:rPr>
          <w:lang w:val="en-US"/>
        </w:rPr>
      </w:pPr>
      <w:r w:rsidRPr="005E1AF3">
        <w:rPr>
          <w:lang w:val="en-US"/>
        </w:rPr>
        <w:t xml:space="preserve">Type I </w:t>
      </w:r>
      <w:proofErr w:type="spellStart"/>
      <w:r w:rsidRPr="005E1AF3">
        <w:rPr>
          <w:lang w:val="en-US"/>
        </w:rPr>
        <w:t>myosins</w:t>
      </w:r>
      <w:proofErr w:type="spellEnd"/>
      <w:r w:rsidRPr="005E1AF3">
        <w:rPr>
          <w:lang w:val="en-US"/>
        </w:rPr>
        <w:t xml:space="preserve"> Myo3 and Myo5, and Vrp1 have genetic </w:t>
      </w:r>
      <w:commentRangeStart w:id="47"/>
      <w:r w:rsidRPr="005E1AF3">
        <w:rPr>
          <w:lang w:val="en-US"/>
        </w:rPr>
        <w:t>or</w:t>
      </w:r>
      <w:commentRangeEnd w:id="47"/>
      <w:r w:rsidR="00E47A25">
        <w:rPr>
          <w:rStyle w:val="CommentReference"/>
        </w:rPr>
        <w:commentReference w:id="47"/>
      </w:r>
      <w:r w:rsidRPr="005E1AF3">
        <w:rPr>
          <w:lang w:val="en-US"/>
        </w:rPr>
        <w:t xml:space="preserve"> physical interactions with Rvs167 SH3 domains (Lila and </w:t>
      </w:r>
      <w:proofErr w:type="spellStart"/>
      <w:r w:rsidRPr="005E1AF3">
        <w:rPr>
          <w:lang w:val="en-US"/>
        </w:rPr>
        <w:t>Drubin</w:t>
      </w:r>
      <w:proofErr w:type="spellEnd"/>
      <w:r w:rsidRPr="005E1AF3">
        <w:rPr>
          <w:lang w:val="en-US"/>
        </w:rPr>
        <w:t xml:space="preserve">, 1997; </w:t>
      </w:r>
      <w:proofErr w:type="spellStart"/>
      <w:r w:rsidRPr="005E1AF3">
        <w:rPr>
          <w:lang w:val="en-US"/>
        </w:rPr>
        <w:t>Colwill</w:t>
      </w:r>
      <w:proofErr w:type="spellEnd"/>
      <w:r w:rsidRPr="005E1AF3">
        <w:rPr>
          <w:lang w:val="en-US"/>
        </w:rPr>
        <w:t xml:space="preserve"> et al., 1999, </w:t>
      </w:r>
      <w:proofErr w:type="spellStart"/>
      <w:r w:rsidRPr="005E1AF3">
        <w:rPr>
          <w:lang w:val="en-US"/>
        </w:rPr>
        <w:t>Madania</w:t>
      </w:r>
      <w:proofErr w:type="spellEnd"/>
      <w:r w:rsidRPr="005E1AF3">
        <w:rPr>
          <w:lang w:val="en-US"/>
        </w:rPr>
        <w:t xml:space="preserve"> et al., 1999; Liu et al., 2009). We tested </w:t>
      </w:r>
      <w:r w:rsidRPr="005E1AF3">
        <w:rPr>
          <w:rFonts w:ascii="MS Gothic" w:eastAsia="MS Gothic" w:hAnsi="MS Gothic" w:cs="MS Gothic" w:hint="eastAsia"/>
          <w:lang w:val="en-US"/>
        </w:rPr>
        <w:t> </w:t>
      </w:r>
      <w:r w:rsidRPr="005E1AF3">
        <w:rPr>
          <w:lang w:val="en-US"/>
        </w:rPr>
        <w:t xml:space="preserve">the interaction between these proteins and the Rvs167 SH3 region by studying the localization of full-length Rvs167 in cells with one of </w:t>
      </w:r>
      <w:ins w:id="48" w:author="Marko Kaksonen" w:date="2020-08-11T16:52:00Z">
        <w:r w:rsidR="00B20E9B">
          <w:rPr>
            <w:lang w:val="en-US"/>
          </w:rPr>
          <w:t xml:space="preserve">the genes for </w:t>
        </w:r>
      </w:ins>
      <w:r w:rsidRPr="005E1AF3">
        <w:rPr>
          <w:lang w:val="en-US"/>
        </w:rPr>
        <w:t xml:space="preserve">these proteins deleted, and treated with </w:t>
      </w:r>
      <w:proofErr w:type="spellStart"/>
      <w:r w:rsidRPr="005E1AF3">
        <w:rPr>
          <w:lang w:val="en-US"/>
        </w:rPr>
        <w:t>LatA</w:t>
      </w:r>
      <w:proofErr w:type="spellEnd"/>
      <w:r w:rsidRPr="005E1AF3">
        <w:rPr>
          <w:lang w:val="en-US"/>
        </w:rPr>
        <w:t xml:space="preserve">. By </w:t>
      </w:r>
      <w:proofErr w:type="spellStart"/>
      <w:r w:rsidRPr="005E1AF3">
        <w:rPr>
          <w:lang w:val="en-US"/>
        </w:rPr>
        <w:t>LatA</w:t>
      </w:r>
      <w:proofErr w:type="spellEnd"/>
      <w:r w:rsidRPr="005E1AF3">
        <w:rPr>
          <w:lang w:val="en-US"/>
        </w:rPr>
        <w:t xml:space="preserve"> treatment we expected to produce the situation in which BAR-curvature interaction is removed (Fig3b). Then if we lost SH3 interaction because we deleted the protein with which it interacts, we would lose </w:t>
      </w:r>
      <w:proofErr w:type="spellStart"/>
      <w:r w:rsidRPr="005E1AF3">
        <w:rPr>
          <w:lang w:val="en-US"/>
        </w:rPr>
        <w:t>localisation</w:t>
      </w:r>
      <w:proofErr w:type="spellEnd"/>
      <w:r w:rsidRPr="005E1AF3">
        <w:rPr>
          <w:lang w:val="en-US"/>
        </w:rPr>
        <w:t xml:space="preserve"> of Rvs167 completely. Deletion</w:t>
      </w:r>
      <w:del w:id="49" w:author="Marko Kaksonen" w:date="2020-08-11T16:53:00Z">
        <w:r w:rsidRPr="005E1AF3" w:rsidDel="00FC4710">
          <w:rPr>
            <w:lang w:val="en-US"/>
          </w:rPr>
          <w:delText xml:space="preserve"> </w:delText>
        </w:r>
      </w:del>
      <w:r w:rsidRPr="005E1AF3">
        <w:rPr>
          <w:lang w:val="en-US"/>
        </w:rPr>
        <w:t xml:space="preserve"> of neither Vrp1 nor Myo5 in combination with </w:t>
      </w:r>
      <w:proofErr w:type="spellStart"/>
      <w:r w:rsidRPr="005E1AF3">
        <w:rPr>
          <w:lang w:val="en-US"/>
        </w:rPr>
        <w:t>LatA</w:t>
      </w:r>
      <w:proofErr w:type="spellEnd"/>
      <w:r w:rsidRPr="005E1AF3">
        <w:rPr>
          <w:lang w:val="en-US"/>
        </w:rPr>
        <w:t xml:space="preserve"> treatment removes the localization of Rvs167. Deletion of Myo3 with </w:t>
      </w:r>
      <w:proofErr w:type="spellStart"/>
      <w:r w:rsidRPr="005E1AF3">
        <w:rPr>
          <w:lang w:val="en-US"/>
        </w:rPr>
        <w:t>LatA</w:t>
      </w:r>
      <w:proofErr w:type="spellEnd"/>
      <w:r w:rsidRPr="005E1AF3">
        <w:rPr>
          <w:lang w:val="en-US"/>
        </w:rPr>
        <w:t xml:space="preserve"> treatment removes localization of </w:t>
      </w:r>
      <w:commentRangeStart w:id="50"/>
      <w:r w:rsidRPr="005E1AF3">
        <w:rPr>
          <w:lang w:val="en-US"/>
        </w:rPr>
        <w:t>Rvs167</w:t>
      </w:r>
      <w:commentRangeEnd w:id="50"/>
      <w:r w:rsidR="00FC4710">
        <w:rPr>
          <w:rStyle w:val="CommentReference"/>
        </w:rPr>
        <w:commentReference w:id="50"/>
      </w:r>
      <w:r w:rsidRPr="005E1AF3">
        <w:rPr>
          <w:lang w:val="en-US"/>
        </w:rPr>
        <w:t>.</w:t>
      </w:r>
    </w:p>
    <w:p w14:paraId="381A4A29" w14:textId="77777777" w:rsidR="0047595C" w:rsidRDefault="00C36001" w:rsidP="00C36001">
      <w:pPr>
        <w:rPr>
          <w:sz w:val="20"/>
          <w:szCs w:val="20"/>
          <w:lang w:val="en-US"/>
        </w:rPr>
      </w:pPr>
      <w:r>
        <w:rPr>
          <w:noProof/>
          <w:lang w:val="en-US"/>
        </w:rPr>
        <w:lastRenderedPageBreak/>
        <w:drawing>
          <wp:inline distT="0" distB="0" distL="0" distR="0" wp14:anchorId="2E0C5105" wp14:editId="298CF7D2">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p>
    <w:p w14:paraId="639BEB00" w14:textId="77777777" w:rsidR="00C36001" w:rsidRDefault="008F03BE" w:rsidP="008F03BE">
      <w:pPr>
        <w:rPr>
          <w:sz w:val="20"/>
          <w:szCs w:val="20"/>
          <w:lang w:val="en-US"/>
        </w:rPr>
      </w:pPr>
      <w:r w:rsidRPr="008F03BE">
        <w:rPr>
          <w:sz w:val="20"/>
          <w:szCs w:val="20"/>
          <w:lang w:val="en-US"/>
        </w:rPr>
        <w:t>﻿</w:t>
      </w:r>
      <w:r w:rsidRPr="008F03BE">
        <w:rPr>
          <w:sz w:val="20"/>
          <w:szCs w:val="20"/>
          <w:lang w:val="en-US"/>
        </w:rPr>
        <w:tab/>
        <w:t xml:space="preserve">\caption{A: Schematic of </w:t>
      </w:r>
      <w:proofErr w:type="spellStart"/>
      <w:r w:rsidRPr="008F03BE">
        <w:rPr>
          <w:sz w:val="20"/>
          <w:szCs w:val="20"/>
          <w:lang w:val="en-US"/>
        </w:rPr>
        <w:t>Rvs</w:t>
      </w:r>
      <w:proofErr w:type="spellEnd"/>
      <w:r w:rsidRPr="008F03BE">
        <w:rPr>
          <w:sz w:val="20"/>
          <w:szCs w:val="20"/>
          <w:lang w:val="en-US"/>
        </w:rPr>
        <w:t xml:space="preserve"> protein complex with and without the SH3 domain. B: Localization of full-length and BAR-GPA in WT, \</w:t>
      </w:r>
      <w:proofErr w:type="spellStart"/>
      <w:r w:rsidRPr="008F03BE">
        <w:rPr>
          <w:sz w:val="20"/>
          <w:szCs w:val="20"/>
          <w:lang w:val="en-US"/>
        </w:rPr>
        <w:t>textit</w:t>
      </w:r>
      <w:proofErr w:type="spellEnd"/>
      <w:r w:rsidRPr="008F03BE">
        <w:rPr>
          <w:sz w:val="20"/>
          <w:szCs w:val="20"/>
          <w:lang w:val="en-US"/>
        </w:rPr>
        <w:t xml:space="preserve">{sla2$\Delta$}, </w:t>
      </w:r>
      <w:proofErr w:type="spellStart"/>
      <w:r w:rsidRPr="008F03BE">
        <w:rPr>
          <w:sz w:val="20"/>
          <w:szCs w:val="20"/>
          <w:lang w:val="en-US"/>
        </w:rPr>
        <w:t>LatA</w:t>
      </w:r>
      <w:proofErr w:type="spellEnd"/>
      <w:r w:rsidRPr="008F03BE">
        <w:rPr>
          <w:sz w:val="20"/>
          <w:szCs w:val="20"/>
          <w:lang w:val="en-US"/>
        </w:rPr>
        <w:t xml:space="preserve"> treated, and </w:t>
      </w:r>
      <w:proofErr w:type="spellStart"/>
      <w:r w:rsidRPr="008F03BE">
        <w:rPr>
          <w:sz w:val="20"/>
          <w:szCs w:val="20"/>
          <w:lang w:val="en-US"/>
        </w:rPr>
        <w:t>LatA</w:t>
      </w:r>
      <w:proofErr w:type="spellEnd"/>
      <w:r w:rsidRPr="008F03BE">
        <w:rPr>
          <w:sz w:val="20"/>
          <w:szCs w:val="20"/>
          <w:lang w:val="en-US"/>
        </w:rPr>
        <w:t xml:space="preserve"> treated \</w:t>
      </w:r>
      <w:proofErr w:type="spellStart"/>
      <w:r w:rsidRPr="008F03BE">
        <w:rPr>
          <w:sz w:val="20"/>
          <w:szCs w:val="20"/>
          <w:lang w:val="en-US"/>
        </w:rPr>
        <w:t>textit</w:t>
      </w:r>
      <w:proofErr w:type="spellEnd"/>
      <w:r w:rsidRPr="008F03BE">
        <w:rPr>
          <w:sz w:val="20"/>
          <w:szCs w:val="20"/>
          <w:lang w:val="en-US"/>
        </w:rPr>
        <w:t>{sla2$\Delta$} cells. C: Localization of full-length Rvs167-eGFP in WT, \</w:t>
      </w:r>
      <w:proofErr w:type="spellStart"/>
      <w:r w:rsidRPr="008F03BE">
        <w:rPr>
          <w:sz w:val="20"/>
          <w:szCs w:val="20"/>
          <w:lang w:val="en-US"/>
        </w:rPr>
        <w:t>textit</w:t>
      </w:r>
      <w:proofErr w:type="spellEnd"/>
      <w:r w:rsidRPr="008F03BE">
        <w:rPr>
          <w:sz w:val="20"/>
          <w:szCs w:val="20"/>
          <w:lang w:val="en-US"/>
        </w:rPr>
        <w:t>{myo3$\Delta$}, \</w:t>
      </w:r>
      <w:proofErr w:type="spellStart"/>
      <w:r w:rsidRPr="008F03BE">
        <w:rPr>
          <w:sz w:val="20"/>
          <w:szCs w:val="20"/>
          <w:lang w:val="en-US"/>
        </w:rPr>
        <w:t>textit</w:t>
      </w:r>
      <w:proofErr w:type="spellEnd"/>
      <w:r w:rsidRPr="008F03BE">
        <w:rPr>
          <w:sz w:val="20"/>
          <w:szCs w:val="20"/>
          <w:lang w:val="en-US"/>
        </w:rPr>
        <w:t>{myo5$\Delta$}, and \</w:t>
      </w:r>
      <w:proofErr w:type="spellStart"/>
      <w:r w:rsidRPr="008F03BE">
        <w:rPr>
          <w:sz w:val="20"/>
          <w:szCs w:val="20"/>
          <w:lang w:val="en-US"/>
        </w:rPr>
        <w:t>textit</w:t>
      </w:r>
      <w:proofErr w:type="spellEnd"/>
      <w:r w:rsidRPr="008F03BE">
        <w:rPr>
          <w:sz w:val="20"/>
          <w:szCs w:val="20"/>
          <w:lang w:val="en-US"/>
        </w:rPr>
        <w:t>{vrp1$\Delta$} cells. Scale bars=2{\</w:t>
      </w:r>
      <w:proofErr w:type="spellStart"/>
      <w:r w:rsidRPr="008F03BE">
        <w:rPr>
          <w:sz w:val="20"/>
          <w:szCs w:val="20"/>
          <w:lang w:val="en-US"/>
        </w:rPr>
        <w:t>textmu</w:t>
      </w:r>
      <w:proofErr w:type="spellEnd"/>
      <w:r w:rsidRPr="008F03BE">
        <w:rPr>
          <w:sz w:val="20"/>
          <w:szCs w:val="20"/>
          <w:lang w:val="en-US"/>
        </w:rPr>
        <w:t>}m.</w:t>
      </w:r>
    </w:p>
    <w:p w14:paraId="6F933AA2" w14:textId="77777777" w:rsidR="004047C8" w:rsidRDefault="004047C8" w:rsidP="008F03BE">
      <w:pPr>
        <w:rPr>
          <w:sz w:val="20"/>
          <w:szCs w:val="20"/>
          <w:lang w:val="en-US"/>
        </w:rPr>
      </w:pPr>
    </w:p>
    <w:p w14:paraId="7E3D5EAC" w14:textId="77777777" w:rsidR="004047C8" w:rsidRDefault="004047C8" w:rsidP="008F03BE">
      <w:pPr>
        <w:rPr>
          <w:sz w:val="20"/>
          <w:szCs w:val="20"/>
          <w:lang w:val="en-US"/>
        </w:rPr>
      </w:pPr>
    </w:p>
    <w:p w14:paraId="1365D636" w14:textId="77777777" w:rsidR="004047C8" w:rsidRDefault="004047C8" w:rsidP="008F03BE">
      <w:pPr>
        <w:rPr>
          <w:sz w:val="20"/>
          <w:szCs w:val="20"/>
          <w:lang w:val="en-US"/>
        </w:rPr>
      </w:pPr>
      <w:r w:rsidRPr="004047C8">
        <w:rPr>
          <w:sz w:val="20"/>
          <w:szCs w:val="20"/>
          <w:lang w:val="en-US"/>
        </w:rPr>
        <w:lastRenderedPageBreak/>
        <w:t>﻿\subsection{</w:t>
      </w:r>
      <w:r w:rsidRPr="004047C8">
        <w:rPr>
          <w:b/>
          <w:bCs/>
          <w:sz w:val="20"/>
          <w:szCs w:val="20"/>
          <w:lang w:val="en-US"/>
        </w:rPr>
        <w:t>Loss of Rvs167 SH3 domain affects coat and actin dynamics</w:t>
      </w:r>
      <w:r w:rsidRPr="004047C8">
        <w:rPr>
          <w:sz w:val="20"/>
          <w:szCs w:val="20"/>
          <w:lang w:val="en-US"/>
        </w:rPr>
        <w:t>}</w:t>
      </w:r>
    </w:p>
    <w:p w14:paraId="44D7947B" w14:textId="77777777" w:rsidR="004047C8" w:rsidRDefault="004047C8" w:rsidP="008F03BE">
      <w:pPr>
        <w:rPr>
          <w:sz w:val="20"/>
          <w:szCs w:val="20"/>
          <w:lang w:val="en-US"/>
        </w:rPr>
      </w:pPr>
    </w:p>
    <w:p w14:paraId="1D681BBC" w14:textId="77777777" w:rsidR="004047C8" w:rsidRPr="004047C8" w:rsidRDefault="004047C8" w:rsidP="004047C8">
      <w:pPr>
        <w:rPr>
          <w:sz w:val="20"/>
          <w:szCs w:val="20"/>
          <w:lang w:val="en-US"/>
        </w:rPr>
      </w:pPr>
      <w:r w:rsidRPr="004047C8">
        <w:rPr>
          <w:sz w:val="20"/>
          <w:szCs w:val="20"/>
          <w:lang w:val="en-US"/>
        </w:rPr>
        <w:t xml:space="preserve">﻿Since the Rvs167 SH3 domain appears to have an important influence on the recruitment of the </w:t>
      </w:r>
      <w:proofErr w:type="spellStart"/>
      <w:r w:rsidRPr="004047C8">
        <w:rPr>
          <w:sz w:val="20"/>
          <w:szCs w:val="20"/>
          <w:lang w:val="en-US"/>
        </w:rPr>
        <w:t>Rvs</w:t>
      </w:r>
      <w:proofErr w:type="spellEnd"/>
      <w:r w:rsidRPr="004047C8">
        <w:rPr>
          <w:sz w:val="20"/>
          <w:szCs w:val="20"/>
          <w:lang w:val="en-US"/>
        </w:rPr>
        <w:t xml:space="preserve"> complex to endocytic sites, we wondered if the domain also had an influence on </w:t>
      </w:r>
      <w:commentRangeStart w:id="51"/>
      <w:r w:rsidRPr="004047C8">
        <w:rPr>
          <w:sz w:val="20"/>
          <w:szCs w:val="20"/>
          <w:lang w:val="en-US"/>
        </w:rPr>
        <w:t>endocytic dynamics</w:t>
      </w:r>
      <w:commentRangeEnd w:id="51"/>
      <w:r w:rsidR="00C51111">
        <w:rPr>
          <w:rStyle w:val="CommentReference"/>
        </w:rPr>
        <w:commentReference w:id="51"/>
      </w:r>
      <w:r w:rsidRPr="004047C8">
        <w:rPr>
          <w:sz w:val="20"/>
          <w:szCs w:val="20"/>
          <w:lang w:val="en-US"/>
        </w:rPr>
        <w:t xml:space="preserve">. We compared dynamics of Sla1 and Rvs167 in WT and BAR-GPA strains (Fig4). Movement of Sla1 centroid is slower in BAR-GPA cells than in WT (Fig4a). Tubular invaginations are formed in BAR-GPA cells, and qualitatively resemble those in WT, as seen by CLEM (Fig.4 supplement). Recruitment of both Rvs167 and Abp1 molecules is </w:t>
      </w:r>
      <w:commentRangeStart w:id="52"/>
      <w:r w:rsidRPr="004047C8">
        <w:rPr>
          <w:sz w:val="20"/>
          <w:szCs w:val="20"/>
          <w:lang w:val="en-US"/>
        </w:rPr>
        <w:t xml:space="preserve">delayed </w:t>
      </w:r>
      <w:commentRangeEnd w:id="52"/>
      <w:r w:rsidR="00EF747F">
        <w:rPr>
          <w:rStyle w:val="CommentReference"/>
        </w:rPr>
        <w:commentReference w:id="52"/>
      </w:r>
      <w:r w:rsidRPr="004047C8">
        <w:rPr>
          <w:sz w:val="20"/>
          <w:szCs w:val="20"/>
          <w:lang w:val="en-US"/>
        </w:rPr>
        <w:t xml:space="preserve">in BAR-GPA cells. However, Rvs167 centroids in both WT and BAR-GPA arrive at endocytic sites when the Sla1 </w:t>
      </w:r>
      <w:commentRangeStart w:id="53"/>
      <w:r w:rsidRPr="004047C8">
        <w:rPr>
          <w:sz w:val="20"/>
          <w:szCs w:val="20"/>
          <w:lang w:val="en-US"/>
        </w:rPr>
        <w:t>centroid is 20-30 nm away from its starting position</w:t>
      </w:r>
      <w:commentRangeEnd w:id="53"/>
      <w:r w:rsidR="00A12786">
        <w:rPr>
          <w:rStyle w:val="CommentReference"/>
        </w:rPr>
        <w:commentReference w:id="53"/>
      </w:r>
      <w:r w:rsidRPr="004047C8">
        <w:rPr>
          <w:sz w:val="20"/>
          <w:szCs w:val="20"/>
          <w:lang w:val="en-US"/>
        </w:rPr>
        <w:t xml:space="preserve">. BAR-GPA accumulation also begins when Abp1 molecule numbers in the mutant are about the same as in WT (about 300 copies, Fig4b). Taken together, this data suggests that the </w:t>
      </w:r>
      <w:proofErr w:type="spellStart"/>
      <w:r w:rsidRPr="004047C8">
        <w:rPr>
          <w:sz w:val="20"/>
          <w:szCs w:val="20"/>
          <w:lang w:val="en-US"/>
        </w:rPr>
        <w:t>Rvs</w:t>
      </w:r>
      <w:proofErr w:type="spellEnd"/>
      <w:r w:rsidRPr="004047C8">
        <w:rPr>
          <w:sz w:val="20"/>
          <w:szCs w:val="20"/>
          <w:lang w:val="en-US"/>
        </w:rPr>
        <w:t xml:space="preserve"> complex is recruited to a specific geometry of membrane invagination, and that Rvs167 recruitment in BAR-GPA is delayed because invaginations in this mutant take longer to acquire this specific geometry.</w:t>
      </w:r>
    </w:p>
    <w:p w14:paraId="3DFCC819" w14:textId="77777777" w:rsidR="004047C8" w:rsidRPr="004047C8" w:rsidRDefault="004047C8" w:rsidP="004047C8">
      <w:pPr>
        <w:rPr>
          <w:sz w:val="20"/>
          <w:szCs w:val="20"/>
          <w:lang w:val="en-US"/>
        </w:rPr>
      </w:pPr>
    </w:p>
    <w:p w14:paraId="259547E4" w14:textId="501E4F18" w:rsidR="004047C8" w:rsidRDefault="004047C8" w:rsidP="004047C8">
      <w:pPr>
        <w:rPr>
          <w:sz w:val="20"/>
          <w:szCs w:val="20"/>
          <w:lang w:val="en-US"/>
        </w:rPr>
      </w:pPr>
      <w:r w:rsidRPr="004047C8">
        <w:rPr>
          <w:sz w:val="20"/>
          <w:szCs w:val="20"/>
          <w:lang w:val="en-US"/>
        </w:rPr>
        <w:t xml:space="preserve"> The inward jump of Rvs167 </w:t>
      </w:r>
      <w:ins w:id="54" w:author="Marko Kaksonen" w:date="2020-08-11T17:00:00Z">
        <w:r w:rsidR="00786BCB">
          <w:rPr>
            <w:sz w:val="20"/>
            <w:szCs w:val="20"/>
            <w:lang w:val="en-US"/>
          </w:rPr>
          <w:t xml:space="preserve">centroid </w:t>
        </w:r>
      </w:ins>
      <w:r w:rsidRPr="004047C8">
        <w:rPr>
          <w:sz w:val="20"/>
          <w:szCs w:val="20"/>
          <w:lang w:val="en-US"/>
        </w:rPr>
        <w:t>is smaller in BAR-GPA cells than in WT (Fig.4b), consistent with the formation of shorter invaginations suggested by the reduced Sla1 movement in these cells. Recruitment of Rvs167 in BAR-GPA cells is reduced to half of that in WT (Fig4</w:t>
      </w:r>
      <w:r w:rsidR="007353B7">
        <w:rPr>
          <w:sz w:val="20"/>
          <w:szCs w:val="20"/>
          <w:lang w:val="en-US"/>
        </w:rPr>
        <w:t>b</w:t>
      </w:r>
      <w:r w:rsidRPr="004047C8">
        <w:rPr>
          <w:sz w:val="20"/>
          <w:szCs w:val="20"/>
          <w:lang w:val="en-US"/>
        </w:rPr>
        <w:t xml:space="preserve">), although cytoplasmic concentration of Rvs167 </w:t>
      </w:r>
      <w:r w:rsidR="00267224">
        <w:rPr>
          <w:sz w:val="20"/>
          <w:szCs w:val="20"/>
          <w:lang w:val="en-US"/>
        </w:rPr>
        <w:t xml:space="preserve">in both cell types </w:t>
      </w:r>
      <w:r w:rsidRPr="004047C8">
        <w:rPr>
          <w:sz w:val="20"/>
          <w:szCs w:val="20"/>
          <w:lang w:val="en-US"/>
        </w:rPr>
        <w:t>are not different (Fig4 supplement). Recruitment therefore is unlikely to be limited by cytoplasmic expression of the mutant protein. Abp1 disassembly is slowed down in BAR-GPA cells compared to WT</w:t>
      </w:r>
      <w:r w:rsidR="00267224">
        <w:rPr>
          <w:sz w:val="20"/>
          <w:szCs w:val="20"/>
          <w:lang w:val="en-US"/>
        </w:rPr>
        <w:t xml:space="preserve">, </w:t>
      </w:r>
      <w:r w:rsidRPr="004047C8">
        <w:rPr>
          <w:sz w:val="20"/>
          <w:szCs w:val="20"/>
          <w:lang w:val="en-US"/>
        </w:rPr>
        <w:t>and recruitment is reduced to 50\% of WT recruitment (Fig.4</w:t>
      </w:r>
      <w:r w:rsidR="007353B7">
        <w:rPr>
          <w:sz w:val="20"/>
          <w:szCs w:val="20"/>
          <w:lang w:val="en-US"/>
        </w:rPr>
        <w:t>b</w:t>
      </w:r>
      <w:r w:rsidRPr="004047C8">
        <w:rPr>
          <w:sz w:val="20"/>
          <w:szCs w:val="20"/>
          <w:lang w:val="en-US"/>
        </w:rPr>
        <w:t>), likely indication</w:t>
      </w:r>
      <w:ins w:id="55" w:author="Marko Kaksonen" w:date="2020-08-11T17:01:00Z">
        <w:r w:rsidR="009879A9">
          <w:rPr>
            <w:sz w:val="20"/>
            <w:szCs w:val="20"/>
            <w:lang w:val="en-US"/>
          </w:rPr>
          <w:t xml:space="preserve"> of</w:t>
        </w:r>
      </w:ins>
      <w:r w:rsidRPr="004047C8">
        <w:rPr>
          <w:sz w:val="20"/>
          <w:szCs w:val="20"/>
          <w:lang w:val="en-US"/>
        </w:rPr>
        <w:t xml:space="preserve"> disruption of </w:t>
      </w:r>
      <w:proofErr w:type="spellStart"/>
      <w:r w:rsidRPr="004047C8">
        <w:rPr>
          <w:sz w:val="20"/>
          <w:szCs w:val="20"/>
          <w:lang w:val="en-US"/>
        </w:rPr>
        <w:t>actin</w:t>
      </w:r>
      <w:proofErr w:type="spellEnd"/>
      <w:r w:rsidRPr="004047C8">
        <w:rPr>
          <w:sz w:val="20"/>
          <w:szCs w:val="20"/>
          <w:lang w:val="en-US"/>
        </w:rPr>
        <w:t xml:space="preserve"> network dynamics.</w:t>
      </w:r>
    </w:p>
    <w:p w14:paraId="6AF3C360" w14:textId="77777777" w:rsidR="004047C8" w:rsidRDefault="004047C8" w:rsidP="004047C8">
      <w:pPr>
        <w:rPr>
          <w:sz w:val="20"/>
          <w:szCs w:val="20"/>
          <w:lang w:val="en-US"/>
        </w:rPr>
      </w:pPr>
    </w:p>
    <w:p w14:paraId="249B3A01" w14:textId="77777777" w:rsidR="004047C8" w:rsidRDefault="004047C8" w:rsidP="004047C8">
      <w:pPr>
        <w:rPr>
          <w:sz w:val="20"/>
          <w:szCs w:val="20"/>
          <w:lang w:val="en-US"/>
        </w:rPr>
      </w:pPr>
    </w:p>
    <w:p w14:paraId="720D0337" w14:textId="77777777" w:rsidR="004047C8" w:rsidRDefault="004047C8" w:rsidP="004047C8">
      <w:pPr>
        <w:rPr>
          <w:sz w:val="20"/>
          <w:szCs w:val="20"/>
          <w:lang w:val="en-US"/>
        </w:rPr>
      </w:pPr>
    </w:p>
    <w:p w14:paraId="7841406D" w14:textId="77777777" w:rsidR="004047C8" w:rsidRDefault="004047C8" w:rsidP="004047C8">
      <w:pPr>
        <w:rPr>
          <w:sz w:val="20"/>
          <w:szCs w:val="20"/>
          <w:lang w:val="en-US"/>
        </w:rPr>
      </w:pPr>
    </w:p>
    <w:p w14:paraId="7A5181B7" w14:textId="77777777" w:rsidR="004047C8" w:rsidRDefault="004047C8" w:rsidP="004047C8">
      <w:pPr>
        <w:rPr>
          <w:sz w:val="20"/>
          <w:szCs w:val="20"/>
          <w:lang w:val="en-US"/>
        </w:rPr>
      </w:pPr>
      <w:r>
        <w:rPr>
          <w:noProof/>
          <w:sz w:val="20"/>
          <w:szCs w:val="20"/>
          <w:lang w:val="en-US"/>
        </w:rPr>
        <w:drawing>
          <wp:inline distT="0" distB="0" distL="0" distR="0" wp14:anchorId="200C0650" wp14:editId="085AE86F">
            <wp:extent cx="5756910" cy="3768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sh3_5.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768090"/>
                    </a:xfrm>
                    <a:prstGeom prst="rect">
                      <a:avLst/>
                    </a:prstGeom>
                  </pic:spPr>
                </pic:pic>
              </a:graphicData>
            </a:graphic>
          </wp:inline>
        </w:drawing>
      </w:r>
    </w:p>
    <w:p w14:paraId="23EA4DE1" w14:textId="77777777" w:rsidR="004047C8" w:rsidRDefault="004047C8" w:rsidP="004047C8">
      <w:pPr>
        <w:rPr>
          <w:sz w:val="20"/>
          <w:szCs w:val="20"/>
          <w:lang w:val="en-US"/>
        </w:rPr>
      </w:pPr>
    </w:p>
    <w:p w14:paraId="6EBA8914" w14:textId="77777777" w:rsidR="004047C8" w:rsidRDefault="004047C8" w:rsidP="004047C8">
      <w:pPr>
        <w:rPr>
          <w:sz w:val="20"/>
          <w:szCs w:val="20"/>
          <w:lang w:val="en-US"/>
        </w:rPr>
      </w:pPr>
      <w:r w:rsidRPr="004047C8">
        <w:rPr>
          <w:sz w:val="20"/>
          <w:szCs w:val="20"/>
          <w:lang w:val="en-US"/>
        </w:rPr>
        <w:t>﻿</w:t>
      </w:r>
      <w:r w:rsidRPr="004047C8">
        <w:rPr>
          <w:sz w:val="20"/>
          <w:szCs w:val="20"/>
          <w:lang w:val="en-US"/>
        </w:rPr>
        <w:tab/>
        <w:t xml:space="preserve">\caption{A: Averaged centroid positions </w:t>
      </w:r>
      <w:r w:rsidR="00013B95">
        <w:rPr>
          <w:sz w:val="20"/>
          <w:szCs w:val="20"/>
          <w:lang w:val="en-US"/>
        </w:rPr>
        <w:t xml:space="preserve">of Sla1 and Rvs167 </w:t>
      </w:r>
      <w:r w:rsidRPr="004047C8">
        <w:rPr>
          <w:sz w:val="20"/>
          <w:szCs w:val="20"/>
          <w:lang w:val="en-US"/>
        </w:rPr>
        <w:t xml:space="preserve">aligned in space and time so that time=0(s) is the peak of fluorescent intensity of Abp1 in WT and BAR-GFP strains. B: Numbers of molecules of in WT and BAR-GPA strains, aligned so that time=0(s) is the </w:t>
      </w:r>
      <w:r w:rsidR="00695335">
        <w:rPr>
          <w:sz w:val="20"/>
          <w:szCs w:val="20"/>
          <w:lang w:val="en-US"/>
        </w:rPr>
        <w:t>maximum</w:t>
      </w:r>
      <w:r w:rsidRPr="004047C8">
        <w:rPr>
          <w:sz w:val="20"/>
          <w:szCs w:val="20"/>
          <w:lang w:val="en-US"/>
        </w:rPr>
        <w:t xml:space="preserve"> of fluorescent intensity of Abp1 in the corresponding strains.}</w:t>
      </w:r>
    </w:p>
    <w:p w14:paraId="0529A407" w14:textId="77777777" w:rsidR="004047C8" w:rsidRDefault="004047C8" w:rsidP="004047C8">
      <w:pPr>
        <w:rPr>
          <w:sz w:val="20"/>
          <w:szCs w:val="20"/>
          <w:lang w:val="en-US"/>
        </w:rPr>
      </w:pPr>
    </w:p>
    <w:p w14:paraId="2986596A" w14:textId="77777777" w:rsidR="004047C8" w:rsidRDefault="004047C8" w:rsidP="004047C8">
      <w:pPr>
        <w:rPr>
          <w:sz w:val="20"/>
          <w:szCs w:val="20"/>
          <w:lang w:val="en-US"/>
        </w:rPr>
      </w:pPr>
    </w:p>
    <w:p w14:paraId="22210C2E" w14:textId="77777777" w:rsidR="00ED2C89" w:rsidRDefault="00ED2C89" w:rsidP="004047C8">
      <w:pPr>
        <w:rPr>
          <w:sz w:val="20"/>
          <w:szCs w:val="20"/>
          <w:lang w:val="en-US"/>
        </w:rPr>
      </w:pPr>
    </w:p>
    <w:p w14:paraId="68DCFDED" w14:textId="77777777" w:rsidR="00ED2C89" w:rsidRDefault="00ED2C89" w:rsidP="004047C8">
      <w:pPr>
        <w:rPr>
          <w:sz w:val="20"/>
          <w:szCs w:val="20"/>
          <w:lang w:val="en-US"/>
        </w:rPr>
      </w:pPr>
    </w:p>
    <w:p w14:paraId="0106564D" w14:textId="77777777" w:rsidR="004047C8" w:rsidRDefault="004047C8" w:rsidP="004047C8">
      <w:pPr>
        <w:rPr>
          <w:sz w:val="20"/>
          <w:szCs w:val="20"/>
          <w:lang w:val="en-US"/>
        </w:rPr>
      </w:pPr>
    </w:p>
    <w:p w14:paraId="6B297C58" w14:textId="77777777" w:rsidR="004047C8" w:rsidRDefault="004047C8" w:rsidP="004047C8">
      <w:pPr>
        <w:rPr>
          <w:sz w:val="20"/>
          <w:szCs w:val="20"/>
          <w:lang w:val="en-US"/>
        </w:rPr>
      </w:pPr>
      <w:r w:rsidRPr="004047C8">
        <w:rPr>
          <w:sz w:val="20"/>
          <w:szCs w:val="20"/>
          <w:lang w:val="en-US"/>
        </w:rPr>
        <w:t>﻿\subsection{</w:t>
      </w:r>
      <w:r w:rsidRPr="004047C8">
        <w:rPr>
          <w:b/>
          <w:bCs/>
          <w:sz w:val="20"/>
          <w:szCs w:val="20"/>
          <w:lang w:val="en-US"/>
        </w:rPr>
        <w:t>Reduced BAR domain recruitment corresponds to reduced membrane movement</w:t>
      </w:r>
      <w:r w:rsidRPr="004047C8">
        <w:rPr>
          <w:sz w:val="20"/>
          <w:szCs w:val="20"/>
          <w:lang w:val="en-US"/>
        </w:rPr>
        <w:t>}</w:t>
      </w:r>
    </w:p>
    <w:p w14:paraId="31943AE6" w14:textId="77777777" w:rsidR="004047C8" w:rsidRDefault="004047C8" w:rsidP="004047C8">
      <w:pPr>
        <w:rPr>
          <w:sz w:val="20"/>
          <w:szCs w:val="20"/>
          <w:lang w:val="en-US"/>
        </w:rPr>
      </w:pPr>
    </w:p>
    <w:p w14:paraId="1EA46365" w14:textId="77777777" w:rsidR="00925343" w:rsidRDefault="004047C8" w:rsidP="004047C8">
      <w:pPr>
        <w:rPr>
          <w:sz w:val="20"/>
          <w:szCs w:val="20"/>
          <w:lang w:val="en-US"/>
        </w:rPr>
      </w:pPr>
      <w:r w:rsidRPr="004047C8">
        <w:rPr>
          <w:sz w:val="20"/>
          <w:szCs w:val="20"/>
          <w:lang w:val="en-US"/>
        </w:rPr>
        <w:t>﻿</w:t>
      </w:r>
      <w:commentRangeStart w:id="56"/>
      <w:r w:rsidRPr="004047C8">
        <w:rPr>
          <w:sz w:val="20"/>
          <w:szCs w:val="20"/>
          <w:lang w:val="en-US"/>
        </w:rPr>
        <w:t xml:space="preserve">We wondered if the decreased Sla1 movement in BAR-GPA cells (Fig4a) was induced by loss of </w:t>
      </w:r>
      <w:commentRangeEnd w:id="56"/>
      <w:r w:rsidR="00511A79">
        <w:rPr>
          <w:rStyle w:val="CommentReference"/>
        </w:rPr>
        <w:commentReference w:id="56"/>
      </w:r>
      <w:r w:rsidRPr="004047C8">
        <w:rPr>
          <w:sz w:val="20"/>
          <w:szCs w:val="20"/>
          <w:lang w:val="en-US"/>
        </w:rPr>
        <w:t xml:space="preserve">an </w:t>
      </w:r>
      <w:commentRangeStart w:id="57"/>
      <w:r w:rsidRPr="004047C8">
        <w:rPr>
          <w:sz w:val="20"/>
          <w:szCs w:val="20"/>
          <w:lang w:val="en-US"/>
        </w:rPr>
        <w:t>SH3 domain mediated interaction,</w:t>
      </w:r>
      <w:commentRangeEnd w:id="57"/>
      <w:r w:rsidR="00A960B7">
        <w:rPr>
          <w:rStyle w:val="CommentReference"/>
        </w:rPr>
        <w:commentReference w:id="57"/>
      </w:r>
      <w:r w:rsidRPr="004047C8">
        <w:rPr>
          <w:sz w:val="20"/>
          <w:szCs w:val="20"/>
          <w:lang w:val="en-US"/>
        </w:rPr>
        <w:t xml:space="preserve"> or because Rvs167 in the BAR-GPA mutant is recruited in smaller numbers to endocytic sites. To check whether increasing the recruitment of the </w:t>
      </w:r>
      <w:proofErr w:type="spellStart"/>
      <w:r w:rsidRPr="004047C8">
        <w:rPr>
          <w:sz w:val="20"/>
          <w:szCs w:val="20"/>
          <w:lang w:val="en-US"/>
        </w:rPr>
        <w:t>Rvs</w:t>
      </w:r>
      <w:proofErr w:type="spellEnd"/>
      <w:r w:rsidRPr="004047C8">
        <w:rPr>
          <w:sz w:val="20"/>
          <w:szCs w:val="20"/>
          <w:lang w:val="en-US"/>
        </w:rPr>
        <w:t xml:space="preserve"> complex can rescue reduced Sla1 movement, Rvs167 and Rvs161 genes were duplicated endogenously (ref Huber) in diploid and haploid yeast cells. In haploid cells, increasing the number of Rvs167 and Rvs161 genes results in increased recruitment of Rvs167 to about 1.6 times the WT amount (Fig5c). Sla1 dynamics remains the same as in the WT (Fig5a). Duplicating the BAR-GPA domain</w:t>
      </w:r>
      <w:r w:rsidR="00925343">
        <w:rPr>
          <w:sz w:val="20"/>
          <w:szCs w:val="20"/>
          <w:lang w:val="en-US"/>
        </w:rPr>
        <w:t>s</w:t>
      </w:r>
      <w:r w:rsidRPr="004047C8">
        <w:rPr>
          <w:sz w:val="20"/>
          <w:szCs w:val="20"/>
          <w:lang w:val="en-US"/>
        </w:rPr>
        <w:t xml:space="preserve"> alone increases the amount of BAR-GPA molecules recruited to endocytic sites (Fig5c), and rescues the loss of Sla1 movement in the 1x BAR-GPA, as well the inward jump of BAR-GPA itself (Fig5a,b). </w:t>
      </w:r>
    </w:p>
    <w:p w14:paraId="2385EB5E" w14:textId="77777777" w:rsidR="00925343" w:rsidRDefault="00925343" w:rsidP="004047C8">
      <w:pPr>
        <w:rPr>
          <w:sz w:val="20"/>
          <w:szCs w:val="20"/>
          <w:lang w:val="en-US"/>
        </w:rPr>
      </w:pPr>
    </w:p>
    <w:p w14:paraId="63A3282C" w14:textId="77777777" w:rsidR="004047C8" w:rsidRDefault="004047C8" w:rsidP="004047C8">
      <w:pPr>
        <w:rPr>
          <w:sz w:val="20"/>
          <w:szCs w:val="20"/>
          <w:lang w:val="en-US"/>
        </w:rPr>
      </w:pPr>
      <w:r w:rsidRPr="004047C8">
        <w:rPr>
          <w:sz w:val="20"/>
          <w:szCs w:val="20"/>
          <w:lang w:val="en-US"/>
        </w:rPr>
        <w:t xml:space="preserve">By gene duplication, diploid cells are generated containing either 4 copies of both </w:t>
      </w:r>
      <w:proofErr w:type="spellStart"/>
      <w:r w:rsidRPr="004047C8">
        <w:rPr>
          <w:sz w:val="20"/>
          <w:szCs w:val="20"/>
          <w:lang w:val="en-US"/>
        </w:rPr>
        <w:t>Rvs</w:t>
      </w:r>
      <w:proofErr w:type="spellEnd"/>
      <w:r w:rsidRPr="004047C8">
        <w:rPr>
          <w:sz w:val="20"/>
          <w:szCs w:val="20"/>
          <w:lang w:val="en-US"/>
        </w:rPr>
        <w:t xml:space="preserve"> genes, 2 copies of each gene (WT diploid), or 1 copy (by deleting one copy of Rvs167 and Rvs161). In diploid cells (Fig5d-f), amount of Rvs167 recruited to sites increases with gene copy number (Fig5f). </w:t>
      </w:r>
      <w:r w:rsidR="00222CAF">
        <w:rPr>
          <w:sz w:val="20"/>
          <w:szCs w:val="20"/>
          <w:lang w:val="en-US"/>
        </w:rPr>
        <w:t>Additional</w:t>
      </w:r>
      <w:r w:rsidRPr="004047C8">
        <w:rPr>
          <w:sz w:val="20"/>
          <w:szCs w:val="20"/>
          <w:lang w:val="en-US"/>
        </w:rPr>
        <w:t xml:space="preserve"> </w:t>
      </w:r>
      <w:proofErr w:type="spellStart"/>
      <w:r w:rsidRPr="004047C8">
        <w:rPr>
          <w:sz w:val="20"/>
          <w:szCs w:val="20"/>
          <w:lang w:val="en-US"/>
        </w:rPr>
        <w:t>Rvs</w:t>
      </w:r>
      <w:proofErr w:type="spellEnd"/>
      <w:r w:rsidR="00222CAF">
        <w:rPr>
          <w:sz w:val="20"/>
          <w:szCs w:val="20"/>
          <w:lang w:val="en-US"/>
        </w:rPr>
        <w:t xml:space="preserve"> recruited</w:t>
      </w:r>
      <w:r w:rsidRPr="004047C8">
        <w:rPr>
          <w:sz w:val="20"/>
          <w:szCs w:val="20"/>
          <w:lang w:val="en-US"/>
        </w:rPr>
        <w:t xml:space="preserve"> to endocytic sites in the 4x case does not change the rate or total inward movement of Sla1, or of Rvs167 (Fig5d,e). In the case of 1x </w:t>
      </w:r>
      <w:proofErr w:type="spellStart"/>
      <w:r w:rsidRPr="004047C8">
        <w:rPr>
          <w:sz w:val="20"/>
          <w:szCs w:val="20"/>
          <w:lang w:val="en-US"/>
        </w:rPr>
        <w:t>Rvs</w:t>
      </w:r>
      <w:proofErr w:type="spellEnd"/>
      <w:r w:rsidRPr="004047C8">
        <w:rPr>
          <w:sz w:val="20"/>
          <w:szCs w:val="20"/>
          <w:lang w:val="en-US"/>
        </w:rPr>
        <w:t>, Sla1 movement is slightly reduced after 100nm (Fig5a). Magnitude of Rvs167 inward movement is unchanged, but the Rvs167-eGFP signal is lost immediately after the inward movement</w:t>
      </w:r>
      <w:r w:rsidR="00D9402C">
        <w:rPr>
          <w:sz w:val="20"/>
          <w:szCs w:val="20"/>
          <w:lang w:val="en-US"/>
        </w:rPr>
        <w:t xml:space="preserve"> in the 1x case</w:t>
      </w:r>
      <w:r w:rsidRPr="004047C8">
        <w:rPr>
          <w:sz w:val="20"/>
          <w:szCs w:val="20"/>
          <w:lang w:val="en-US"/>
        </w:rPr>
        <w:t>, unlike in the 4x and 2x cases.</w:t>
      </w:r>
    </w:p>
    <w:p w14:paraId="05491494" w14:textId="77777777" w:rsidR="00925343" w:rsidRDefault="00925343" w:rsidP="004047C8">
      <w:pPr>
        <w:rPr>
          <w:sz w:val="20"/>
          <w:szCs w:val="20"/>
          <w:lang w:val="en-US"/>
        </w:rPr>
      </w:pPr>
    </w:p>
    <w:p w14:paraId="5FA71727" w14:textId="77777777" w:rsidR="00925343" w:rsidRPr="004047C8" w:rsidRDefault="00925343" w:rsidP="004047C8">
      <w:pPr>
        <w:rPr>
          <w:sz w:val="20"/>
          <w:szCs w:val="20"/>
          <w:lang w:val="en-US"/>
        </w:rPr>
      </w:pPr>
      <w:r>
        <w:rPr>
          <w:sz w:val="20"/>
          <w:szCs w:val="20"/>
          <w:lang w:val="en-US"/>
        </w:rPr>
        <w:t>(</w:t>
      </w:r>
      <w:r w:rsidR="000A3A09">
        <w:rPr>
          <w:sz w:val="20"/>
          <w:szCs w:val="20"/>
          <w:lang w:val="en-US"/>
        </w:rPr>
        <w:t>!!</w:t>
      </w:r>
      <w:r>
        <w:rPr>
          <w:sz w:val="20"/>
          <w:szCs w:val="20"/>
          <w:lang w:val="en-US"/>
        </w:rPr>
        <w:t>image panels not inserted yet)</w:t>
      </w:r>
    </w:p>
    <w:p w14:paraId="28302583" w14:textId="77777777" w:rsidR="004047C8" w:rsidRDefault="00925343" w:rsidP="004047C8">
      <w:pPr>
        <w:rPr>
          <w:sz w:val="20"/>
          <w:szCs w:val="20"/>
          <w:lang w:val="en-US"/>
        </w:rPr>
      </w:pPr>
      <w:r>
        <w:rPr>
          <w:sz w:val="20"/>
          <w:szCs w:val="20"/>
          <w:lang w:val="en-US"/>
        </w:rPr>
        <w:t>%%</w:t>
      </w:r>
      <w:r w:rsidR="004047C8" w:rsidRPr="004047C8">
        <w:rPr>
          <w:sz w:val="20"/>
          <w:szCs w:val="20"/>
          <w:lang w:val="en-US"/>
        </w:rPr>
        <w:t>We measured the total number of Abp1 molecules at endocytic sites for different strains (Fig5g,h), and found that higher Abp1 numbers corresponds to larger Sla1 centroid movement. Total Abp1 numbers recruited are reduced for 1xBAR and \</w:t>
      </w:r>
      <w:proofErr w:type="spellStart"/>
      <w:r w:rsidR="004047C8" w:rsidRPr="004047C8">
        <w:rPr>
          <w:sz w:val="20"/>
          <w:szCs w:val="20"/>
          <w:lang w:val="en-US"/>
        </w:rPr>
        <w:t>textit</w:t>
      </w:r>
      <w:proofErr w:type="spellEnd"/>
      <w:r w:rsidR="004047C8" w:rsidRPr="004047C8">
        <w:rPr>
          <w:sz w:val="20"/>
          <w:szCs w:val="20"/>
          <w:lang w:val="en-US"/>
        </w:rPr>
        <w:t>{rvs167$\Delta$} strains (Fig5g,h), suggesting a correlation between the maximum number of Abp1 recruited and total invagination length.</w:t>
      </w:r>
      <w:r w:rsidR="00533883">
        <w:rPr>
          <w:sz w:val="20"/>
          <w:szCs w:val="20"/>
          <w:lang w:val="en-US"/>
        </w:rPr>
        <w:t xml:space="preserve"> %%</w:t>
      </w:r>
    </w:p>
    <w:p w14:paraId="5A1BCD1C" w14:textId="77777777" w:rsidR="004047C8" w:rsidRDefault="004047C8" w:rsidP="004047C8">
      <w:pPr>
        <w:rPr>
          <w:sz w:val="20"/>
          <w:szCs w:val="20"/>
          <w:lang w:val="en-US"/>
        </w:rPr>
      </w:pPr>
    </w:p>
    <w:p w14:paraId="77987FB0" w14:textId="77777777" w:rsidR="004047C8" w:rsidRDefault="004047C8" w:rsidP="004047C8">
      <w:pPr>
        <w:rPr>
          <w:sz w:val="20"/>
          <w:szCs w:val="20"/>
          <w:lang w:val="en-US"/>
        </w:rPr>
      </w:pPr>
      <w:r>
        <w:rPr>
          <w:noProof/>
          <w:sz w:val="20"/>
          <w:szCs w:val="20"/>
          <w:lang w:val="en-US"/>
        </w:rPr>
        <w:drawing>
          <wp:inline distT="0" distB="0" distL="0" distR="0" wp14:anchorId="229394BC" wp14:editId="12BDC2CC">
            <wp:extent cx="5756910" cy="3301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5.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3301365"/>
                    </a:xfrm>
                    <a:prstGeom prst="rect">
                      <a:avLst/>
                    </a:prstGeom>
                  </pic:spPr>
                </pic:pic>
              </a:graphicData>
            </a:graphic>
          </wp:inline>
        </w:drawing>
      </w:r>
    </w:p>
    <w:p w14:paraId="30677EF2" w14:textId="77777777" w:rsidR="007837AF" w:rsidRDefault="004047C8" w:rsidP="004047C8">
      <w:pPr>
        <w:rPr>
          <w:sz w:val="20"/>
          <w:szCs w:val="20"/>
          <w:lang w:val="en-US"/>
        </w:rPr>
      </w:pPr>
      <w:r w:rsidRPr="004047C8">
        <w:rPr>
          <w:sz w:val="20"/>
          <w:szCs w:val="20"/>
          <w:lang w:val="en-US"/>
        </w:rPr>
        <w:t>﻿</w:t>
      </w:r>
      <w:r w:rsidRPr="004047C8">
        <w:rPr>
          <w:sz w:val="20"/>
          <w:szCs w:val="20"/>
          <w:lang w:val="en-US"/>
        </w:rPr>
        <w:tab/>
        <w:t>\caption{A: Sla1 centroid positions in haploid strains with different cop</w:t>
      </w:r>
      <w:r w:rsidR="00FD6785">
        <w:rPr>
          <w:sz w:val="20"/>
          <w:szCs w:val="20"/>
          <w:lang w:val="en-US"/>
        </w:rPr>
        <w:t>y number</w:t>
      </w:r>
      <w:r w:rsidRPr="004047C8">
        <w:rPr>
          <w:sz w:val="20"/>
          <w:szCs w:val="20"/>
          <w:lang w:val="en-US"/>
        </w:rPr>
        <w:t xml:space="preserve"> of Rvs167 and Rvs161 genes. B: Rvs167 centroid positions</w:t>
      </w:r>
      <w:r w:rsidR="006F2B1F">
        <w:rPr>
          <w:sz w:val="20"/>
          <w:szCs w:val="20"/>
          <w:lang w:val="en-US"/>
        </w:rPr>
        <w:t xml:space="preserve"> in these haploid strains</w:t>
      </w:r>
      <w:r w:rsidRPr="004047C8">
        <w:rPr>
          <w:sz w:val="20"/>
          <w:szCs w:val="20"/>
          <w:lang w:val="en-US"/>
        </w:rPr>
        <w:t>. C: Recruitment of Rvs167 in time in these strains. D: Sla1 centroid positions in diploid strains expressing different cop</w:t>
      </w:r>
      <w:r w:rsidR="009A51A0">
        <w:rPr>
          <w:sz w:val="20"/>
          <w:szCs w:val="20"/>
          <w:lang w:val="en-US"/>
        </w:rPr>
        <w:t>y numbers</w:t>
      </w:r>
      <w:r w:rsidRPr="004047C8">
        <w:rPr>
          <w:sz w:val="20"/>
          <w:szCs w:val="20"/>
          <w:lang w:val="en-US"/>
        </w:rPr>
        <w:t xml:space="preserve"> of Rvs167 and Rvs161. E, F: Rvs167 centroid positions, and </w:t>
      </w:r>
      <w:r w:rsidR="00160B05">
        <w:rPr>
          <w:sz w:val="20"/>
          <w:szCs w:val="20"/>
          <w:lang w:val="en-US"/>
        </w:rPr>
        <w:t>recruitment</w:t>
      </w:r>
      <w:r w:rsidRPr="004047C8">
        <w:rPr>
          <w:sz w:val="20"/>
          <w:szCs w:val="20"/>
          <w:lang w:val="en-US"/>
        </w:rPr>
        <w:t xml:space="preserve"> in the diploid strains. </w:t>
      </w:r>
    </w:p>
    <w:p w14:paraId="0D7DD512" w14:textId="77777777" w:rsidR="004047C8" w:rsidRPr="00C36001" w:rsidRDefault="004047C8" w:rsidP="004047C8">
      <w:pPr>
        <w:rPr>
          <w:sz w:val="20"/>
          <w:szCs w:val="20"/>
          <w:lang w:val="en-US"/>
        </w:rPr>
      </w:pPr>
      <w:r w:rsidRPr="004047C8">
        <w:rPr>
          <w:sz w:val="20"/>
          <w:szCs w:val="20"/>
          <w:lang w:val="en-US"/>
        </w:rPr>
        <w:t xml:space="preserve">All centroid positions are aligned in the time axis so that time=0(s) corresponds to beginning of inward movement of </w:t>
      </w:r>
      <w:r w:rsidR="007837AF">
        <w:rPr>
          <w:sz w:val="20"/>
          <w:szCs w:val="20"/>
          <w:lang w:val="en-US"/>
        </w:rPr>
        <w:t xml:space="preserve">each </w:t>
      </w:r>
      <w:r w:rsidRPr="004047C8">
        <w:rPr>
          <w:sz w:val="20"/>
          <w:szCs w:val="20"/>
          <w:lang w:val="en-US"/>
        </w:rPr>
        <w:t>average</w:t>
      </w:r>
      <w:r w:rsidR="007837AF">
        <w:rPr>
          <w:sz w:val="20"/>
          <w:szCs w:val="20"/>
          <w:lang w:val="en-US"/>
        </w:rPr>
        <w:t xml:space="preserve"> centroid</w:t>
      </w:r>
      <w:r w:rsidRPr="004047C8">
        <w:rPr>
          <w:sz w:val="20"/>
          <w:szCs w:val="20"/>
          <w:lang w:val="en-US"/>
        </w:rPr>
        <w:t>. They are aligned in the y axis so that y=0(nm) corresponds to the beginning of the average centroid position}</w:t>
      </w:r>
    </w:p>
    <w:sectPr w:rsidR="004047C8" w:rsidRPr="00C36001" w:rsidSect="00C15D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ko Kaksonen" w:date="2020-08-11T13:52:00Z" w:initials="MK">
    <w:p w14:paraId="5DE7F842" w14:textId="77777777" w:rsidR="00820944" w:rsidRPr="00820944" w:rsidRDefault="00820944">
      <w:pPr>
        <w:pStyle w:val="CommentText"/>
        <w:rPr>
          <w:lang w:val="en-US"/>
        </w:rPr>
      </w:pPr>
      <w:r>
        <w:rPr>
          <w:rStyle w:val="CommentReference"/>
        </w:rPr>
        <w:annotationRef/>
      </w:r>
      <w:r>
        <w:rPr>
          <w:rStyle w:val="CommentReference"/>
          <w:lang w:val="en-US"/>
        </w:rPr>
        <w:t xml:space="preserve">It’s often better to phrase things in a positive </w:t>
      </w:r>
      <w:r w:rsidRPr="00820944">
        <w:rPr>
          <w:lang w:val="en-US"/>
        </w:rPr>
        <w:t xml:space="preserve"> </w:t>
      </w:r>
      <w:r>
        <w:rPr>
          <w:lang w:val="en-US"/>
        </w:rPr>
        <w:t xml:space="preserve">way: </w:t>
      </w:r>
      <w:proofErr w:type="spellStart"/>
      <w:r>
        <w:rPr>
          <w:lang w:val="en-US"/>
        </w:rPr>
        <w:t>Rvs</w:t>
      </w:r>
      <w:proofErr w:type="spellEnd"/>
      <w:r>
        <w:rPr>
          <w:lang w:val="en-US"/>
        </w:rPr>
        <w:t>, but not Vps1…. contribute…</w:t>
      </w:r>
    </w:p>
  </w:comment>
  <w:comment w:id="1" w:author="Marko Kaksonen" w:date="2020-08-11T13:56:00Z" w:initials="MK">
    <w:p w14:paraId="272BEE65" w14:textId="77777777" w:rsidR="00820944" w:rsidRPr="00820944" w:rsidRDefault="00820944">
      <w:pPr>
        <w:pStyle w:val="CommentText"/>
        <w:rPr>
          <w:lang w:val="en-US"/>
        </w:rPr>
      </w:pPr>
      <w:r w:rsidRPr="00820944">
        <w:rPr>
          <w:rStyle w:val="CommentReference"/>
          <w:lang w:val="en-US"/>
        </w:rPr>
        <w:annotationRef/>
      </w:r>
      <w:r w:rsidRPr="00820944">
        <w:rPr>
          <w:lang w:val="en-US"/>
        </w:rPr>
        <w:t>It’s usually good</w:t>
      </w:r>
      <w:r>
        <w:rPr>
          <w:lang w:val="en-US"/>
        </w:rPr>
        <w:t xml:space="preserve"> to start each results subsection, with a brief explanation about the question that is being asked/answered. E.g. To test for the roles of different candidate proteins in scission we….</w:t>
      </w:r>
    </w:p>
  </w:comment>
  <w:comment w:id="2" w:author="Marko Kaksonen" w:date="2020-08-11T13:58:00Z" w:initials="MK">
    <w:p w14:paraId="51B4B9D4" w14:textId="32C1CEC0" w:rsidR="001F4543" w:rsidRPr="001F4543" w:rsidRDefault="001F4543">
      <w:pPr>
        <w:pStyle w:val="CommentText"/>
        <w:rPr>
          <w:lang w:val="en-US"/>
        </w:rPr>
      </w:pPr>
      <w:r w:rsidRPr="001F4543">
        <w:rPr>
          <w:rStyle w:val="CommentReference"/>
          <w:lang w:val="en-US"/>
        </w:rPr>
        <w:annotationRef/>
      </w:r>
      <w:r w:rsidRPr="001F4543">
        <w:rPr>
          <w:lang w:val="en-US"/>
        </w:rPr>
        <w:t>It’s not quite clear w</w:t>
      </w:r>
      <w:r>
        <w:rPr>
          <w:lang w:val="en-US"/>
        </w:rPr>
        <w:t xml:space="preserve">hy the PRD is brought up here. This sentence seems to be in conflict with the next one. (Vps1 doesn’t have the domain needed for localization, but </w:t>
      </w:r>
    </w:p>
  </w:comment>
  <w:comment w:id="3" w:author="Marko Kaksonen" w:date="2020-08-11T14:14:00Z" w:initials="MK">
    <w:p w14:paraId="21D71B19" w14:textId="51957051" w:rsidR="00FE0C43" w:rsidRPr="00FE0C43" w:rsidRDefault="00FE0C43">
      <w:pPr>
        <w:pStyle w:val="CommentText"/>
        <w:rPr>
          <w:lang w:val="en-US"/>
        </w:rPr>
      </w:pPr>
      <w:r>
        <w:rPr>
          <w:rStyle w:val="CommentReference"/>
        </w:rPr>
        <w:annotationRef/>
      </w:r>
      <w:r w:rsidRPr="00FE0C43">
        <w:rPr>
          <w:lang w:val="en-US"/>
        </w:rPr>
        <w:t xml:space="preserve">There should be a clear statement </w:t>
      </w:r>
      <w:r>
        <w:rPr>
          <w:lang w:val="en-US"/>
        </w:rPr>
        <w:t>about the controversy in the literature. Otherwise the reader may be left confused when we give these obviously conflicting “facts”.</w:t>
      </w:r>
    </w:p>
  </w:comment>
  <w:comment w:id="10" w:author="Marko Kaksonen" w:date="2020-08-11T14:16:00Z" w:initials="MK">
    <w:p w14:paraId="724F087C" w14:textId="788647BC" w:rsidR="000E28F4" w:rsidRPr="000E28F4" w:rsidRDefault="000E28F4">
      <w:pPr>
        <w:pStyle w:val="CommentText"/>
        <w:rPr>
          <w:lang w:val="en-US"/>
        </w:rPr>
      </w:pPr>
      <w:r>
        <w:rPr>
          <w:rStyle w:val="CommentReference"/>
        </w:rPr>
        <w:annotationRef/>
      </w:r>
      <w:r w:rsidRPr="000E28F4">
        <w:rPr>
          <w:lang w:val="en-US"/>
        </w:rPr>
        <w:t>You cannot sequence the open re</w:t>
      </w:r>
      <w:r>
        <w:rPr>
          <w:lang w:val="en-US"/>
        </w:rPr>
        <w:t>ading frame if it is deleted?</w:t>
      </w:r>
    </w:p>
  </w:comment>
  <w:comment w:id="11" w:author="Marko Kaksonen" w:date="2020-08-11T14:17:00Z" w:initials="MK">
    <w:p w14:paraId="203CD6DC" w14:textId="53D35209" w:rsidR="00172748" w:rsidRPr="00172748" w:rsidRDefault="00172748">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12" w:author="Marko Kaksonen" w:date="2020-08-11T14:18:00Z" w:initials="MK">
    <w:p w14:paraId="3690D14C" w14:textId="1CCEBBBC" w:rsidR="00317217" w:rsidRPr="00317217" w:rsidRDefault="00317217">
      <w:pPr>
        <w:pStyle w:val="CommentText"/>
        <w:rPr>
          <w:lang w:val="en-US"/>
        </w:rPr>
      </w:pPr>
      <w:r>
        <w:rPr>
          <w:rStyle w:val="CommentReference"/>
        </w:rPr>
        <w:annotationRef/>
      </w:r>
      <w:r w:rsidRPr="00317217">
        <w:rPr>
          <w:lang w:val="en-US"/>
        </w:rPr>
        <w:t>Use past tense when describing ex</w:t>
      </w:r>
      <w:r>
        <w:rPr>
          <w:lang w:val="en-US"/>
        </w:rPr>
        <w:t>perimental results.</w:t>
      </w:r>
    </w:p>
  </w:comment>
  <w:comment w:id="15" w:author="Marko Kaksonen" w:date="2020-08-11T14:19:00Z" w:initials="MK">
    <w:p w14:paraId="1D40CB61" w14:textId="0BE6FB02" w:rsidR="00767AED" w:rsidRPr="00767AED" w:rsidRDefault="00767AED">
      <w:pPr>
        <w:pStyle w:val="CommentText"/>
        <w:rPr>
          <w:lang w:val="en-US"/>
        </w:rPr>
      </w:pPr>
      <w:r>
        <w:rPr>
          <w:rStyle w:val="CommentReference"/>
        </w:rPr>
        <w:annotationRef/>
      </w:r>
      <w:r w:rsidRPr="00767AED">
        <w:rPr>
          <w:lang w:val="en-US"/>
        </w:rPr>
        <w:t xml:space="preserve">I would avoid </w:t>
      </w:r>
      <w:r w:rsidR="00BB7B8C">
        <w:rPr>
          <w:lang w:val="en-US"/>
        </w:rPr>
        <w:t xml:space="preserve">the word </w:t>
      </w:r>
      <w:r w:rsidR="002D19D3">
        <w:rPr>
          <w:lang w:val="en-US"/>
        </w:rPr>
        <w:t>“</w:t>
      </w:r>
      <w:r w:rsidRPr="00767AED">
        <w:rPr>
          <w:lang w:val="en-US"/>
        </w:rPr>
        <w:t>pulled</w:t>
      </w:r>
      <w:r w:rsidR="002D19D3">
        <w:rPr>
          <w:lang w:val="en-US"/>
        </w:rPr>
        <w:t>”</w:t>
      </w:r>
      <w:r w:rsidRPr="00767AED">
        <w:rPr>
          <w:lang w:val="en-US"/>
        </w:rPr>
        <w:t xml:space="preserve"> (or </w:t>
      </w:r>
      <w:r w:rsidR="002D19D3">
        <w:rPr>
          <w:lang w:val="en-US"/>
        </w:rPr>
        <w:t>“</w:t>
      </w:r>
      <w:r w:rsidRPr="00767AED">
        <w:rPr>
          <w:lang w:val="en-US"/>
        </w:rPr>
        <w:t>push</w:t>
      </w:r>
      <w:r>
        <w:rPr>
          <w:lang w:val="en-US"/>
        </w:rPr>
        <w:t>ed</w:t>
      </w:r>
      <w:r w:rsidR="002D19D3">
        <w:rPr>
          <w:lang w:val="en-US"/>
        </w:rPr>
        <w:t>”</w:t>
      </w:r>
      <w:r>
        <w:rPr>
          <w:lang w:val="en-US"/>
        </w:rPr>
        <w:t>), which</w:t>
      </w:r>
      <w:r w:rsidR="002D19D3">
        <w:rPr>
          <w:lang w:val="en-US"/>
        </w:rPr>
        <w:t>,</w:t>
      </w:r>
      <w:r>
        <w:rPr>
          <w:lang w:val="en-US"/>
        </w:rPr>
        <w:t xml:space="preserve"> I feel</w:t>
      </w:r>
      <w:r w:rsidR="002D19D3">
        <w:rPr>
          <w:lang w:val="en-US"/>
        </w:rPr>
        <w:t>,</w:t>
      </w:r>
      <w:r>
        <w:rPr>
          <w:lang w:val="en-US"/>
        </w:rPr>
        <w:t xml:space="preserve"> can be a bit confusing. </w:t>
      </w:r>
    </w:p>
  </w:comment>
  <w:comment w:id="19" w:author="Marko Kaksonen" w:date="2020-08-11T14:21:00Z" w:initials="MK">
    <w:p w14:paraId="62B4E3CF" w14:textId="1DE02FFF" w:rsidR="00123EB5" w:rsidRPr="00123EB5" w:rsidRDefault="00123EB5">
      <w:pPr>
        <w:pStyle w:val="CommentText"/>
        <w:rPr>
          <w:lang w:val="en-US"/>
        </w:rPr>
      </w:pPr>
      <w:r>
        <w:rPr>
          <w:rStyle w:val="CommentReference"/>
        </w:rPr>
        <w:annotationRef/>
      </w:r>
      <w:r w:rsidRPr="00123EB5">
        <w:rPr>
          <w:lang w:val="en-US"/>
        </w:rPr>
        <w:t>«</w:t>
      </w:r>
      <w:proofErr w:type="spellStart"/>
      <w:r w:rsidRPr="00123EB5">
        <w:rPr>
          <w:lang w:val="en-US"/>
        </w:rPr>
        <w:t>behaviour</w:t>
      </w:r>
      <w:proofErr w:type="spellEnd"/>
      <w:r w:rsidRPr="00123EB5">
        <w:rPr>
          <w:lang w:val="en-US"/>
        </w:rPr>
        <w:t>» is rather vague term</w:t>
      </w:r>
    </w:p>
  </w:comment>
  <w:comment w:id="20" w:author="Marko Kaksonen" w:date="2020-08-11T14:22:00Z" w:initials="MK">
    <w:p w14:paraId="183C2099" w14:textId="407F5A07" w:rsidR="00FB0F24" w:rsidRPr="00FB0F24" w:rsidRDefault="00FB0F24">
      <w:pPr>
        <w:pStyle w:val="CommentText"/>
        <w:rPr>
          <w:lang w:val="en-US"/>
        </w:rPr>
      </w:pPr>
      <w:r>
        <w:rPr>
          <w:rStyle w:val="CommentReference"/>
        </w:rPr>
        <w:annotationRef/>
      </w:r>
      <w:r w:rsidRPr="00FB0F24">
        <w:rPr>
          <w:lang w:val="en-US"/>
        </w:rPr>
        <w:t xml:space="preserve">Cite other labs too to show that this is </w:t>
      </w:r>
      <w:r>
        <w:rPr>
          <w:lang w:val="en-US"/>
        </w:rPr>
        <w:t>a generally used indicator for scission defects (David’s lab &amp; others?)</w:t>
      </w:r>
    </w:p>
  </w:comment>
  <w:comment w:id="21" w:author="Marko Kaksonen" w:date="2020-08-11T15:00:00Z" w:initials="MK">
    <w:p w14:paraId="1DDA1D26" w14:textId="0CD86ADA" w:rsidR="00043AF6" w:rsidRPr="00043AF6" w:rsidRDefault="00043AF6">
      <w:pPr>
        <w:pStyle w:val="CommentText"/>
        <w:rPr>
          <w:lang w:val="en-US"/>
        </w:rPr>
      </w:pPr>
      <w:r>
        <w:rPr>
          <w:rStyle w:val="CommentReference"/>
        </w:rPr>
        <w:annotationRef/>
      </w:r>
      <w:r w:rsidRPr="00043AF6">
        <w:rPr>
          <w:lang w:val="en-US"/>
        </w:rPr>
        <w:t>What is «total inward movement»</w:t>
      </w:r>
      <w:r>
        <w:rPr>
          <w:lang w:val="en-US"/>
        </w:rPr>
        <w:t>?</w:t>
      </w:r>
    </w:p>
  </w:comment>
  <w:comment w:id="25" w:author="Marko Kaksonen" w:date="2020-08-11T15:48:00Z" w:initials="MK">
    <w:p w14:paraId="0EEADDD8" w14:textId="7CD2BDFB" w:rsidR="00D21BC5" w:rsidRPr="00D21BC5" w:rsidRDefault="00D21BC5">
      <w:pPr>
        <w:pStyle w:val="CommentText"/>
        <w:rPr>
          <w:lang w:val="en-US"/>
        </w:rPr>
      </w:pPr>
      <w:r>
        <w:rPr>
          <w:rStyle w:val="CommentReference"/>
        </w:rPr>
        <w:annotationRef/>
      </w:r>
      <w:proofErr w:type="spellStart"/>
      <w:r w:rsidRPr="00D21BC5">
        <w:rPr>
          <w:lang w:val="en-US"/>
        </w:rPr>
        <w:t>Rvs</w:t>
      </w:r>
      <w:proofErr w:type="spellEnd"/>
      <w:r w:rsidRPr="00D21BC5">
        <w:rPr>
          <w:lang w:val="en-US"/>
        </w:rPr>
        <w:t xml:space="preserve"> needs to be discussed also</w:t>
      </w:r>
      <w:r>
        <w:rPr>
          <w:lang w:val="en-US"/>
        </w:rPr>
        <w:t xml:space="preserve"> in this section. The text should more or less follow what is shown in the figure 1.</w:t>
      </w:r>
    </w:p>
  </w:comment>
  <w:comment w:id="32" w:author="Marko Kaksonen" w:date="2020-08-11T15:52:00Z" w:initials="MK">
    <w:p w14:paraId="6939219C" w14:textId="37CE796F" w:rsidR="00857359" w:rsidRPr="00857359" w:rsidRDefault="00857359">
      <w:pPr>
        <w:pStyle w:val="CommentText"/>
        <w:rPr>
          <w:lang w:val="en-US"/>
        </w:rPr>
      </w:pPr>
      <w:r>
        <w:rPr>
          <w:rStyle w:val="CommentReference"/>
        </w:rPr>
        <w:annotationRef/>
      </w:r>
      <w:r w:rsidRPr="00857359">
        <w:rPr>
          <w:lang w:val="en-US"/>
        </w:rPr>
        <w:t>This section could al</w:t>
      </w:r>
      <w:r>
        <w:rPr>
          <w:lang w:val="en-US"/>
        </w:rPr>
        <w:t>so start with a sentence that describes the main question.</w:t>
      </w:r>
    </w:p>
  </w:comment>
  <w:comment w:id="33" w:author="Marko Kaksonen" w:date="2020-08-11T15:51:00Z" w:initials="MK">
    <w:p w14:paraId="6FE4273C" w14:textId="0218F4B1" w:rsidR="00AD6AAE" w:rsidRPr="00AD6AAE" w:rsidRDefault="00AD6AAE">
      <w:pPr>
        <w:pStyle w:val="CommentText"/>
        <w:rPr>
          <w:lang w:val="en-US"/>
        </w:rPr>
      </w:pPr>
      <w:r>
        <w:rPr>
          <w:rStyle w:val="CommentReference"/>
        </w:rPr>
        <w:annotationRef/>
      </w:r>
      <w:r w:rsidRPr="00AD6AAE">
        <w:rPr>
          <w:lang w:val="en-US"/>
        </w:rPr>
        <w:t>Fig 1A is not cited?</w:t>
      </w:r>
    </w:p>
  </w:comment>
  <w:comment w:id="34" w:author="Marko Kaksonen" w:date="2020-08-11T15:51:00Z" w:initials="MK">
    <w:p w14:paraId="5FD6FE60" w14:textId="0D355143" w:rsidR="002C2FC2" w:rsidRPr="002C2FC2" w:rsidRDefault="002C2FC2">
      <w:pPr>
        <w:pStyle w:val="CommentText"/>
        <w:rPr>
          <w:lang w:val="en-US"/>
        </w:rPr>
      </w:pPr>
      <w:r>
        <w:rPr>
          <w:rStyle w:val="CommentReference"/>
        </w:rPr>
        <w:annotationRef/>
      </w:r>
      <w:r w:rsidRPr="002C2FC2">
        <w:rPr>
          <w:lang w:val="en-US"/>
        </w:rPr>
        <w:t>Explain a bit more how this alig</w:t>
      </w:r>
      <w:r>
        <w:rPr>
          <w:lang w:val="en-US"/>
        </w:rPr>
        <w:t>nment was obtained, and why it was done.</w:t>
      </w:r>
    </w:p>
  </w:comment>
  <w:comment w:id="35" w:author="Marko Kaksonen" w:date="2020-08-11T15:54:00Z" w:initials="MK">
    <w:p w14:paraId="3CC0A89B" w14:textId="44C385F1" w:rsidR="008A5A0F" w:rsidRPr="008A5A0F" w:rsidRDefault="008A5A0F">
      <w:pPr>
        <w:pStyle w:val="CommentText"/>
        <w:rPr>
          <w:lang w:val="en-US"/>
        </w:rPr>
      </w:pPr>
      <w:r>
        <w:rPr>
          <w:rStyle w:val="CommentReference"/>
        </w:rPr>
        <w:annotationRef/>
      </w:r>
      <w:r w:rsidRPr="008A5A0F">
        <w:rPr>
          <w:rStyle w:val="CommentReference"/>
          <w:lang w:val="en-US"/>
        </w:rPr>
        <w:t>Wouldn’t</w:t>
      </w:r>
      <w:r w:rsidRPr="008A5A0F">
        <w:rPr>
          <w:lang w:val="en-US"/>
        </w:rPr>
        <w:t xml:space="preserve"> thi</w:t>
      </w:r>
      <w:r>
        <w:rPr>
          <w:lang w:val="en-US"/>
        </w:rPr>
        <w:t>s reasoning</w:t>
      </w:r>
      <w:r w:rsidRPr="008A5A0F">
        <w:rPr>
          <w:lang w:val="en-US"/>
        </w:rPr>
        <w:t xml:space="preserve"> apply </w:t>
      </w:r>
      <w:r>
        <w:rPr>
          <w:lang w:val="en-US"/>
        </w:rPr>
        <w:t xml:space="preserve">also </w:t>
      </w:r>
      <w:r w:rsidRPr="008A5A0F">
        <w:rPr>
          <w:lang w:val="en-US"/>
        </w:rPr>
        <w:t>to Inp53</w:t>
      </w:r>
      <w:r>
        <w:rPr>
          <w:lang w:val="en-US"/>
        </w:rPr>
        <w:t>?</w:t>
      </w:r>
    </w:p>
  </w:comment>
  <w:comment w:id="36" w:author="Marko Kaksonen" w:date="2020-08-11T15:59:00Z" w:initials="MK">
    <w:p w14:paraId="4C719143" w14:textId="33AD6F75" w:rsidR="00B34347" w:rsidRPr="00B34347" w:rsidRDefault="00B34347">
      <w:pPr>
        <w:pStyle w:val="CommentText"/>
        <w:rPr>
          <w:lang w:val="en-US"/>
        </w:rPr>
      </w:pPr>
      <w:r>
        <w:rPr>
          <w:rStyle w:val="CommentReference"/>
        </w:rPr>
        <w:annotationRef/>
      </w:r>
      <w:r w:rsidRPr="00B34347">
        <w:rPr>
          <w:lang w:val="en-US"/>
        </w:rPr>
        <w:t xml:space="preserve">Isn’t there work on </w:t>
      </w:r>
      <w:proofErr w:type="spellStart"/>
      <w:r w:rsidRPr="00B34347">
        <w:rPr>
          <w:lang w:val="en-US"/>
        </w:rPr>
        <w:t>Rvs</w:t>
      </w:r>
      <w:proofErr w:type="spellEnd"/>
      <w:r w:rsidRPr="00B34347">
        <w:rPr>
          <w:lang w:val="en-US"/>
        </w:rPr>
        <w:t xml:space="preserve"> in vitro that shows </w:t>
      </w:r>
      <w:r>
        <w:rPr>
          <w:lang w:val="en-US"/>
        </w:rPr>
        <w:t>an interplay between the protein and membrane curvature?</w:t>
      </w:r>
    </w:p>
  </w:comment>
  <w:comment w:id="37" w:author="Marko Kaksonen" w:date="2020-08-11T16:24:00Z" w:initials="MK">
    <w:p w14:paraId="2A2A3AF7" w14:textId="50E7AC53" w:rsidR="0019302F" w:rsidRPr="0019302F" w:rsidRDefault="0019302F">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38" w:author="Marko Kaksonen" w:date="2020-08-11T16:28:00Z" w:initials="MK">
    <w:p w14:paraId="7564C59A" w14:textId="10A2C146" w:rsidR="000229B3" w:rsidRPr="000229B3" w:rsidRDefault="000229B3">
      <w:pPr>
        <w:pStyle w:val="CommentText"/>
        <w:rPr>
          <w:lang w:val="en-US"/>
        </w:rPr>
      </w:pPr>
      <w:r>
        <w:rPr>
          <w:rStyle w:val="CommentReference"/>
        </w:rPr>
        <w:annotationRef/>
      </w:r>
      <w:r w:rsidRPr="000229B3">
        <w:rPr>
          <w:lang w:val="en-US"/>
        </w:rPr>
        <w:t>You also used the full le</w:t>
      </w:r>
      <w:r>
        <w:rPr>
          <w:lang w:val="en-US"/>
        </w:rPr>
        <w:t xml:space="preserve">ngth </w:t>
      </w:r>
      <w:proofErr w:type="spellStart"/>
      <w:r>
        <w:rPr>
          <w:lang w:val="en-US"/>
        </w:rPr>
        <w:t>Rvs</w:t>
      </w:r>
      <w:proofErr w:type="spellEnd"/>
      <w:r>
        <w:rPr>
          <w:lang w:val="en-US"/>
        </w:rPr>
        <w:t xml:space="preserve"> for these experiments, not only the SH3 deletion.</w:t>
      </w:r>
    </w:p>
  </w:comment>
  <w:comment w:id="39" w:author="Marko Kaksonen" w:date="2020-08-11T16:28:00Z" w:initials="MK">
    <w:p w14:paraId="566843AB" w14:textId="50EBAA24" w:rsidR="00B8348E" w:rsidRPr="00B8348E" w:rsidRDefault="00B8348E">
      <w:pPr>
        <w:pStyle w:val="CommentText"/>
        <w:rPr>
          <w:lang w:val="en-US"/>
        </w:rPr>
      </w:pPr>
      <w:r>
        <w:rPr>
          <w:rStyle w:val="CommentReference"/>
        </w:rPr>
        <w:annotationRef/>
      </w:r>
      <w:r w:rsidRPr="00B8348E">
        <w:rPr>
          <w:lang w:val="en-US"/>
        </w:rPr>
        <w:t>We don’t know that the G</w:t>
      </w:r>
      <w:r>
        <w:rPr>
          <w:lang w:val="en-US"/>
        </w:rPr>
        <w:t xml:space="preserve">PA is needed for proper folding and function. </w:t>
      </w:r>
      <w:r w:rsidR="00DA7288">
        <w:rPr>
          <w:lang w:val="en-US"/>
        </w:rPr>
        <w:t xml:space="preserve">I would explain the SH3 deletion as a an approach to eliminate potential curvature independent protein-protein interactions that can mediate </w:t>
      </w:r>
      <w:proofErr w:type="spellStart"/>
      <w:r w:rsidR="00DA7288">
        <w:rPr>
          <w:lang w:val="en-US"/>
        </w:rPr>
        <w:t>Rvs</w:t>
      </w:r>
      <w:proofErr w:type="spellEnd"/>
      <w:r w:rsidR="00DA7288">
        <w:rPr>
          <w:lang w:val="en-US"/>
        </w:rPr>
        <w:t xml:space="preserve"> localization. </w:t>
      </w:r>
    </w:p>
  </w:comment>
  <w:comment w:id="40" w:author="Marko Kaksonen" w:date="2020-08-11T16:36:00Z" w:initials="MK">
    <w:p w14:paraId="4ADB9C79" w14:textId="27B3A0D3" w:rsidR="00405262" w:rsidRPr="00405262" w:rsidRDefault="00405262">
      <w:pPr>
        <w:pStyle w:val="CommentText"/>
        <w:rPr>
          <w:lang w:val="en-US"/>
        </w:rPr>
      </w:pPr>
      <w:r>
        <w:rPr>
          <w:rStyle w:val="CommentReference"/>
        </w:rPr>
        <w:annotationRef/>
      </w:r>
      <w:r w:rsidRPr="00405262">
        <w:rPr>
          <w:lang w:val="en-US"/>
        </w:rPr>
        <w:t>Why this colocalization? What does it tell?</w:t>
      </w:r>
    </w:p>
  </w:comment>
  <w:comment w:id="42" w:author="Marko Kaksonen" w:date="2020-08-11T16:38:00Z" w:initials="MK">
    <w:p w14:paraId="032A3539" w14:textId="2EA59F7B" w:rsidR="0056000C" w:rsidRPr="00303062" w:rsidRDefault="0056000C">
      <w:pPr>
        <w:pStyle w:val="CommentText"/>
        <w:rPr>
          <w:lang w:val="en-US"/>
        </w:rPr>
      </w:pPr>
      <w:r>
        <w:rPr>
          <w:rStyle w:val="CommentReference"/>
        </w:rPr>
        <w:annotationRef/>
      </w:r>
      <w:r w:rsidRPr="00303062">
        <w:rPr>
          <w:lang w:val="en-US"/>
        </w:rPr>
        <w:t>Removed?</w:t>
      </w:r>
      <w:r w:rsidR="00303062" w:rsidRPr="00303062">
        <w:rPr>
          <w:lang w:val="en-US"/>
        </w:rPr>
        <w:t xml:space="preserve"> </w:t>
      </w:r>
      <w:r w:rsidR="00303062">
        <w:rPr>
          <w:lang w:val="en-US"/>
        </w:rPr>
        <w:t>“</w:t>
      </w:r>
      <w:r w:rsidR="00303062" w:rsidRPr="00303062">
        <w:rPr>
          <w:lang w:val="en-US"/>
        </w:rPr>
        <w:t>...</w:t>
      </w:r>
      <w:r w:rsidR="0015125D">
        <w:rPr>
          <w:lang w:val="en-US"/>
        </w:rPr>
        <w:t>was</w:t>
      </w:r>
      <w:r w:rsidR="00303062" w:rsidRPr="00303062">
        <w:rPr>
          <w:lang w:val="en-US"/>
        </w:rPr>
        <w:t xml:space="preserve"> not localize</w:t>
      </w:r>
      <w:r w:rsidR="0015125D">
        <w:rPr>
          <w:lang w:val="en-US"/>
        </w:rPr>
        <w:t>d</w:t>
      </w:r>
      <w:r w:rsidR="00303062">
        <w:rPr>
          <w:lang w:val="en-US"/>
        </w:rPr>
        <w:t>”</w:t>
      </w:r>
      <w:r w:rsidR="00303062" w:rsidRPr="00303062">
        <w:rPr>
          <w:lang w:val="en-US"/>
        </w:rPr>
        <w:t>, maybe?</w:t>
      </w:r>
    </w:p>
  </w:comment>
  <w:comment w:id="43" w:author="Marko Kaksonen" w:date="2020-08-11T16:39:00Z" w:initials="MK">
    <w:p w14:paraId="60E44580" w14:textId="3BE0B645" w:rsidR="006D2F54" w:rsidRPr="006D2F54" w:rsidRDefault="006D2F54">
      <w:pPr>
        <w:pStyle w:val="CommentText"/>
        <w:rPr>
          <w:lang w:val="en-US"/>
        </w:rPr>
      </w:pPr>
      <w:r w:rsidRPr="006D2F54">
        <w:rPr>
          <w:lang w:val="en-US"/>
        </w:rPr>
        <w:t xml:space="preserve">What are </w:t>
      </w:r>
      <w:r>
        <w:rPr>
          <w:rStyle w:val="CommentReference"/>
        </w:rPr>
        <w:annotationRef/>
      </w:r>
      <w:r w:rsidRPr="006D2F54">
        <w:rPr>
          <w:lang w:val="en-US"/>
        </w:rPr>
        <w:t xml:space="preserve">«actin-related proteins»? </w:t>
      </w:r>
      <w:r w:rsidR="000258CF">
        <w:rPr>
          <w:lang w:val="en-US"/>
        </w:rPr>
        <w:t>Arp2</w:t>
      </w:r>
      <w:r w:rsidR="00C505BA">
        <w:rPr>
          <w:lang w:val="en-US"/>
        </w:rPr>
        <w:t xml:space="preserve"> and </w:t>
      </w:r>
      <w:r w:rsidR="000258CF">
        <w:rPr>
          <w:lang w:val="en-US"/>
        </w:rPr>
        <w:t>3?</w:t>
      </w:r>
    </w:p>
  </w:comment>
  <w:comment w:id="44" w:author="Marko Kaksonen" w:date="2020-08-11T16:40:00Z" w:initials="MK">
    <w:p w14:paraId="189C3EAE" w14:textId="1451227B" w:rsidR="00640460" w:rsidRPr="001D370B" w:rsidRDefault="00640460">
      <w:pPr>
        <w:pStyle w:val="CommentText"/>
        <w:rPr>
          <w:lang w:val="en-US"/>
        </w:rPr>
      </w:pPr>
      <w:r>
        <w:rPr>
          <w:rStyle w:val="CommentReference"/>
        </w:rPr>
        <w:annotationRef/>
      </w:r>
      <w:r w:rsidRPr="001D370B">
        <w:rPr>
          <w:lang w:val="en-US"/>
        </w:rPr>
        <w:t>Which proteins?</w:t>
      </w:r>
    </w:p>
  </w:comment>
  <w:comment w:id="45" w:author="Marko Kaksonen" w:date="2020-08-11T16:42:00Z" w:initials="MK">
    <w:p w14:paraId="3303F087" w14:textId="190D057B" w:rsidR="004631C7" w:rsidRPr="00E47A25" w:rsidRDefault="004631C7">
      <w:pPr>
        <w:pStyle w:val="CommentText"/>
        <w:rPr>
          <w:lang w:val="en-US"/>
        </w:rPr>
      </w:pPr>
      <w:r>
        <w:rPr>
          <w:rStyle w:val="CommentReference"/>
        </w:rPr>
        <w:annotationRef/>
      </w:r>
      <w:r w:rsidRPr="00E47A25">
        <w:rPr>
          <w:lang w:val="en-US"/>
        </w:rPr>
        <w:t xml:space="preserve">End with a brief conclusion. </w:t>
      </w:r>
    </w:p>
  </w:comment>
  <w:comment w:id="47" w:author="Marko Kaksonen" w:date="2020-08-11T16:52:00Z" w:initials="MK">
    <w:p w14:paraId="271855D6" w14:textId="6A95E9CC" w:rsidR="00E47A25" w:rsidRPr="001D370B" w:rsidRDefault="00E47A25">
      <w:pPr>
        <w:pStyle w:val="CommentText"/>
        <w:rPr>
          <w:lang w:val="en-US"/>
        </w:rPr>
      </w:pPr>
      <w:r w:rsidRPr="001D370B">
        <w:rPr>
          <w:lang w:val="en-US"/>
        </w:rPr>
        <w:t>«</w:t>
      </w:r>
      <w:r>
        <w:rPr>
          <w:rStyle w:val="CommentReference"/>
        </w:rPr>
        <w:annotationRef/>
      </w:r>
      <w:r w:rsidRPr="001D370B">
        <w:rPr>
          <w:lang w:val="en-US"/>
        </w:rPr>
        <w:t>Or» or «and»?</w:t>
      </w:r>
    </w:p>
  </w:comment>
  <w:comment w:id="50" w:author="Marko Kaksonen" w:date="2020-08-11T16:53:00Z" w:initials="MK">
    <w:p w14:paraId="71ED5FD3" w14:textId="6056B4E7" w:rsidR="00FC4710" w:rsidRPr="001D370B" w:rsidRDefault="00FC4710">
      <w:pPr>
        <w:pStyle w:val="CommentText"/>
        <w:rPr>
          <w:lang w:val="en-US"/>
        </w:rPr>
      </w:pPr>
      <w:r>
        <w:rPr>
          <w:rStyle w:val="CommentReference"/>
        </w:rPr>
        <w:annotationRef/>
      </w:r>
      <w:r w:rsidRPr="001D370B">
        <w:rPr>
          <w:lang w:val="en-US"/>
        </w:rPr>
        <w:t xml:space="preserve">Brief conclusions here. </w:t>
      </w:r>
    </w:p>
  </w:comment>
  <w:comment w:id="51" w:author="Marko Kaksonen" w:date="2020-08-11T16:54:00Z" w:initials="MK">
    <w:p w14:paraId="7B2B7F5D" w14:textId="10C9277B" w:rsidR="00C51111" w:rsidRPr="001D370B" w:rsidRDefault="00C51111">
      <w:pPr>
        <w:pStyle w:val="CommentText"/>
        <w:rPr>
          <w:lang w:val="en-US"/>
        </w:rPr>
      </w:pPr>
      <w:r>
        <w:rPr>
          <w:rStyle w:val="CommentReference"/>
        </w:rPr>
        <w:annotationRef/>
      </w:r>
      <w:r w:rsidRPr="001D370B">
        <w:rPr>
          <w:lang w:val="en-US"/>
        </w:rPr>
        <w:t>Be more specific.</w:t>
      </w:r>
    </w:p>
  </w:comment>
  <w:comment w:id="52" w:author="Marko Kaksonen" w:date="2020-08-11T16:57:00Z" w:initials="MK">
    <w:p w14:paraId="091565DE" w14:textId="268D7B92" w:rsidR="00EF747F" w:rsidRPr="001D370B" w:rsidRDefault="00EF747F">
      <w:pPr>
        <w:pStyle w:val="CommentText"/>
        <w:rPr>
          <w:lang w:val="en-US"/>
        </w:rPr>
      </w:pPr>
      <w:r>
        <w:rPr>
          <w:rStyle w:val="CommentReference"/>
        </w:rPr>
        <w:annotationRef/>
      </w:r>
      <w:r w:rsidRPr="001D370B">
        <w:rPr>
          <w:lang w:val="en-US"/>
        </w:rPr>
        <w:t>Delayed compared to what?</w:t>
      </w:r>
    </w:p>
  </w:comment>
  <w:comment w:id="53" w:author="Marko Kaksonen" w:date="2020-08-11T16:58:00Z" w:initials="MK">
    <w:p w14:paraId="794D10CF" w14:textId="2866230B" w:rsidR="00A12786" w:rsidRPr="004C50D5" w:rsidRDefault="00A12786">
      <w:pPr>
        <w:pStyle w:val="CommentText"/>
        <w:rPr>
          <w:lang w:val="en-US"/>
        </w:rPr>
      </w:pPr>
      <w:r>
        <w:rPr>
          <w:rStyle w:val="CommentReference"/>
        </w:rPr>
        <w:annotationRef/>
      </w:r>
      <w:r w:rsidRPr="004C50D5">
        <w:rPr>
          <w:lang w:val="en-US"/>
        </w:rPr>
        <w:t>What does this mean?</w:t>
      </w:r>
      <w:r w:rsidR="004C50D5">
        <w:rPr>
          <w:lang w:val="en-US"/>
        </w:rPr>
        <w:t xml:space="preserve"> Give the interpretation. </w:t>
      </w:r>
    </w:p>
  </w:comment>
  <w:comment w:id="56" w:author="Marko Kaksonen" w:date="2020-08-11T17:05:00Z" w:initials="MK">
    <w:p w14:paraId="3DD6A13B" w14:textId="4C3BC722" w:rsidR="00511A79" w:rsidRPr="00511A79" w:rsidRDefault="00511A79">
      <w:pPr>
        <w:pStyle w:val="CommentText"/>
        <w:rPr>
          <w:lang w:val="en-US"/>
        </w:rPr>
      </w:pPr>
      <w:r>
        <w:rPr>
          <w:rStyle w:val="CommentReference"/>
        </w:rPr>
        <w:annotationRef/>
      </w:r>
      <w:r w:rsidRPr="00511A79">
        <w:rPr>
          <w:lang w:val="en-US"/>
        </w:rPr>
        <w:t xml:space="preserve">It might be better to start </w:t>
      </w:r>
      <w:r>
        <w:rPr>
          <w:lang w:val="en-US"/>
        </w:rPr>
        <w:t xml:space="preserve">by describing </w:t>
      </w:r>
      <w:r w:rsidRPr="00511A79">
        <w:rPr>
          <w:lang w:val="en-US"/>
        </w:rPr>
        <w:t xml:space="preserve">a </w:t>
      </w:r>
      <w:r>
        <w:rPr>
          <w:lang w:val="en-US"/>
        </w:rPr>
        <w:t xml:space="preserve">more general question that would provide a better motivation for all the experiments with different gene doses in diploids and haploids. </w:t>
      </w:r>
    </w:p>
  </w:comment>
  <w:comment w:id="57" w:author="Marko Kaksonen" w:date="2020-08-11T17:02:00Z" w:initials="MK">
    <w:p w14:paraId="3A8F523E" w14:textId="2F5A10DD" w:rsidR="00A960B7" w:rsidRPr="00A960B7" w:rsidRDefault="00A960B7">
      <w:pPr>
        <w:pStyle w:val="CommentText"/>
        <w:rPr>
          <w:lang w:val="en-US"/>
        </w:rPr>
      </w:pPr>
      <w:r>
        <w:rPr>
          <w:rStyle w:val="CommentReference"/>
        </w:rPr>
        <w:annotationRef/>
      </w:r>
      <w:r w:rsidRPr="00A960B7">
        <w:rPr>
          <w:lang w:val="en-US"/>
        </w:rPr>
        <w:t xml:space="preserve">Loss of SH3 interaction could lead </w:t>
      </w:r>
      <w:r>
        <w:rPr>
          <w:lang w:val="en-US"/>
        </w:rPr>
        <w:t xml:space="preserve">to reduced number of </w:t>
      </w:r>
      <w:proofErr w:type="spellStart"/>
      <w:r>
        <w:rPr>
          <w:lang w:val="en-US"/>
        </w:rPr>
        <w:t>Rvs</w:t>
      </w:r>
      <w:proofErr w:type="spellEnd"/>
      <w:r>
        <w:rPr>
          <w:lang w:val="en-US"/>
        </w:rPr>
        <w:t xml:space="preserve"> being recruited. These two options are not mut</w:t>
      </w:r>
      <w:r w:rsidR="00DE5832">
        <w:rPr>
          <w:lang w:val="en-US"/>
        </w:rPr>
        <w:t>u</w:t>
      </w:r>
      <w:r>
        <w:rPr>
          <w:lang w:val="en-US"/>
        </w:rPr>
        <w:t xml:space="preserve">ally exclusive.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E7F842" w15:done="0"/>
  <w15:commentEx w15:paraId="272BEE65" w15:done="0"/>
  <w15:commentEx w15:paraId="51B4B9D4" w15:done="0"/>
  <w15:commentEx w15:paraId="21D71B19" w15:done="0"/>
  <w15:commentEx w15:paraId="724F087C" w15:done="0"/>
  <w15:commentEx w15:paraId="203CD6DC" w15:done="0"/>
  <w15:commentEx w15:paraId="3690D14C" w15:done="0"/>
  <w15:commentEx w15:paraId="1D40CB61" w15:done="0"/>
  <w15:commentEx w15:paraId="62B4E3CF" w15:done="0"/>
  <w15:commentEx w15:paraId="183C2099" w15:done="0"/>
  <w15:commentEx w15:paraId="1DDA1D26" w15:done="0"/>
  <w15:commentEx w15:paraId="0EEADDD8" w15:done="0"/>
  <w15:commentEx w15:paraId="6939219C" w15:done="0"/>
  <w15:commentEx w15:paraId="6FE4273C" w15:done="0"/>
  <w15:commentEx w15:paraId="5FD6FE60" w15:done="0"/>
  <w15:commentEx w15:paraId="3CC0A89B" w15:done="0"/>
  <w15:commentEx w15:paraId="4C719143" w15:done="0"/>
  <w15:commentEx w15:paraId="2A2A3AF7" w15:done="0"/>
  <w15:commentEx w15:paraId="7564C59A" w15:done="0"/>
  <w15:commentEx w15:paraId="566843AB" w15:done="0"/>
  <w15:commentEx w15:paraId="4ADB9C79" w15:done="0"/>
  <w15:commentEx w15:paraId="032A3539" w15:done="0"/>
  <w15:commentEx w15:paraId="60E44580" w15:done="0"/>
  <w15:commentEx w15:paraId="189C3EAE" w15:done="0"/>
  <w15:commentEx w15:paraId="3303F087" w15:done="0"/>
  <w15:commentEx w15:paraId="271855D6" w15:done="0"/>
  <w15:commentEx w15:paraId="71ED5FD3" w15:done="0"/>
  <w15:commentEx w15:paraId="7B2B7F5D" w15:done="0"/>
  <w15:commentEx w15:paraId="091565DE" w15:done="0"/>
  <w15:commentEx w15:paraId="794D10CF" w15:done="0"/>
  <w15:commentEx w15:paraId="3DD6A13B" w15:done="0"/>
  <w15:commentEx w15:paraId="3A8F52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138" w16cex:dateUtc="2020-08-11T11:52:00Z"/>
  <w16cex:commentExtensible w16cex:durableId="22DD221B" w16cex:dateUtc="2020-08-11T11:56:00Z"/>
  <w16cex:commentExtensible w16cex:durableId="22DD2296" w16cex:dateUtc="2020-08-11T11:58:00Z"/>
  <w16cex:commentExtensible w16cex:durableId="22DD2658" w16cex:dateUtc="2020-08-11T12:14:00Z"/>
  <w16cex:commentExtensible w16cex:durableId="22DD26CF" w16cex:dateUtc="2020-08-11T12:16:00Z"/>
  <w16cex:commentExtensible w16cex:durableId="22DD26FB" w16cex:dateUtc="2020-08-11T12:17:00Z"/>
  <w16cex:commentExtensible w16cex:durableId="22DD272B" w16cex:dateUtc="2020-08-11T12:18:00Z"/>
  <w16cex:commentExtensible w16cex:durableId="22DD2776" w16cex:dateUtc="2020-08-11T12:19:00Z"/>
  <w16cex:commentExtensible w16cex:durableId="22DD27E3" w16cex:dateUtc="2020-08-11T12:21:00Z"/>
  <w16cex:commentExtensible w16cex:durableId="22DD2830" w16cex:dateUtc="2020-08-11T12:22:00Z"/>
  <w16cex:commentExtensible w16cex:durableId="22DD3116" w16cex:dateUtc="2020-08-11T13:00:00Z"/>
  <w16cex:commentExtensible w16cex:durableId="22DD3C53" w16cex:dateUtc="2020-08-11T13:48:00Z"/>
  <w16cex:commentExtensible w16cex:durableId="22DD3D3C" w16cex:dateUtc="2020-08-11T13:52:00Z"/>
  <w16cex:commentExtensible w16cex:durableId="22DD3CF9" w16cex:dateUtc="2020-08-11T13:51:00Z"/>
  <w16cex:commentExtensible w16cex:durableId="22DD3D18" w16cex:dateUtc="2020-08-11T13:51:00Z"/>
  <w16cex:commentExtensible w16cex:durableId="22DD3DB1" w16cex:dateUtc="2020-08-11T13:54:00Z"/>
  <w16cex:commentExtensible w16cex:durableId="22DD3ECC" w16cex:dateUtc="2020-08-11T13:59:00Z"/>
  <w16cex:commentExtensible w16cex:durableId="22DD44D9" w16cex:dateUtc="2020-08-11T14:24:00Z"/>
  <w16cex:commentExtensible w16cex:durableId="22DD459B" w16cex:dateUtc="2020-08-11T14:28:00Z"/>
  <w16cex:commentExtensible w16cex:durableId="22DD45C8" w16cex:dateUtc="2020-08-11T14:28:00Z"/>
  <w16cex:commentExtensible w16cex:durableId="22DD4784" w16cex:dateUtc="2020-08-11T14:36:00Z"/>
  <w16cex:commentExtensible w16cex:durableId="22DD47E8" w16cex:dateUtc="2020-08-11T14:38:00Z"/>
  <w16cex:commentExtensible w16cex:durableId="22DD4846" w16cex:dateUtc="2020-08-11T14:39:00Z"/>
  <w16cex:commentExtensible w16cex:durableId="22DD487D" w16cex:dateUtc="2020-08-11T14:40:00Z"/>
  <w16cex:commentExtensible w16cex:durableId="22DD48EF" w16cex:dateUtc="2020-08-11T14:42:00Z"/>
  <w16cex:commentExtensible w16cex:durableId="22DD4B3F" w16cex:dateUtc="2020-08-11T14:52:00Z"/>
  <w16cex:commentExtensible w16cex:durableId="22DD4BA3" w16cex:dateUtc="2020-08-11T14:53:00Z"/>
  <w16cex:commentExtensible w16cex:durableId="22DD4BD1" w16cex:dateUtc="2020-08-11T14:54:00Z"/>
  <w16cex:commentExtensible w16cex:durableId="22DD4C78" w16cex:dateUtc="2020-08-11T14:57:00Z"/>
  <w16cex:commentExtensible w16cex:durableId="22DD4CAD" w16cex:dateUtc="2020-08-11T14:58:00Z"/>
  <w16cex:commentExtensible w16cex:durableId="22DD4E60" w16cex:dateUtc="2020-08-11T15:05:00Z"/>
  <w16cex:commentExtensible w16cex:durableId="22DD4DB8" w16cex:dateUtc="2020-08-1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E7F842" w16cid:durableId="22DD2138"/>
  <w16cid:commentId w16cid:paraId="272BEE65" w16cid:durableId="22DD221B"/>
  <w16cid:commentId w16cid:paraId="51B4B9D4" w16cid:durableId="22DD2296"/>
  <w16cid:commentId w16cid:paraId="21D71B19" w16cid:durableId="22DD2658"/>
  <w16cid:commentId w16cid:paraId="724F087C" w16cid:durableId="22DD26CF"/>
  <w16cid:commentId w16cid:paraId="203CD6DC" w16cid:durableId="22DD26FB"/>
  <w16cid:commentId w16cid:paraId="3690D14C" w16cid:durableId="22DD272B"/>
  <w16cid:commentId w16cid:paraId="1D40CB61" w16cid:durableId="22DD2776"/>
  <w16cid:commentId w16cid:paraId="62B4E3CF" w16cid:durableId="22DD27E3"/>
  <w16cid:commentId w16cid:paraId="183C2099" w16cid:durableId="22DD2830"/>
  <w16cid:commentId w16cid:paraId="1DDA1D26" w16cid:durableId="22DD3116"/>
  <w16cid:commentId w16cid:paraId="0EEADDD8" w16cid:durableId="22DD3C53"/>
  <w16cid:commentId w16cid:paraId="6939219C" w16cid:durableId="22DD3D3C"/>
  <w16cid:commentId w16cid:paraId="6FE4273C" w16cid:durableId="22DD3CF9"/>
  <w16cid:commentId w16cid:paraId="5FD6FE60" w16cid:durableId="22DD3D18"/>
  <w16cid:commentId w16cid:paraId="3CC0A89B" w16cid:durableId="22DD3DB1"/>
  <w16cid:commentId w16cid:paraId="4C719143" w16cid:durableId="22DD3ECC"/>
  <w16cid:commentId w16cid:paraId="2A2A3AF7" w16cid:durableId="22DD44D9"/>
  <w16cid:commentId w16cid:paraId="7564C59A" w16cid:durableId="22DD459B"/>
  <w16cid:commentId w16cid:paraId="566843AB" w16cid:durableId="22DD45C8"/>
  <w16cid:commentId w16cid:paraId="4ADB9C79" w16cid:durableId="22DD4784"/>
  <w16cid:commentId w16cid:paraId="032A3539" w16cid:durableId="22DD47E8"/>
  <w16cid:commentId w16cid:paraId="60E44580" w16cid:durableId="22DD4846"/>
  <w16cid:commentId w16cid:paraId="189C3EAE" w16cid:durableId="22DD487D"/>
  <w16cid:commentId w16cid:paraId="3303F087" w16cid:durableId="22DD48EF"/>
  <w16cid:commentId w16cid:paraId="271855D6" w16cid:durableId="22DD4B3F"/>
  <w16cid:commentId w16cid:paraId="71ED5FD3" w16cid:durableId="22DD4BA3"/>
  <w16cid:commentId w16cid:paraId="7B2B7F5D" w16cid:durableId="22DD4BD1"/>
  <w16cid:commentId w16cid:paraId="091565DE" w16cid:durableId="22DD4C78"/>
  <w16cid:commentId w16cid:paraId="794D10CF" w16cid:durableId="22DD4CAD"/>
  <w16cid:commentId w16cid:paraId="3DD6A13B" w16cid:durableId="22DD4E60"/>
  <w16cid:commentId w16cid:paraId="3A8F523E" w16cid:durableId="22DD4D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o Kaksonen">
    <w15:presenceInfo w15:providerId="None" w15:userId="Marko Kaksonen"/>
  </w15:person>
  <w15:person w15:author="Deepikaa Menon">
    <w15:presenceInfo w15:providerId="None" w15:userId="Deepikaa Men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0B"/>
    <w:rsid w:val="00013B95"/>
    <w:rsid w:val="000229B3"/>
    <w:rsid w:val="000258CF"/>
    <w:rsid w:val="00043AF6"/>
    <w:rsid w:val="00083E34"/>
    <w:rsid w:val="000A3A09"/>
    <w:rsid w:val="000A54C8"/>
    <w:rsid w:val="000A6ABC"/>
    <w:rsid w:val="000E28F4"/>
    <w:rsid w:val="00123EB5"/>
    <w:rsid w:val="0015125D"/>
    <w:rsid w:val="00160B05"/>
    <w:rsid w:val="00172748"/>
    <w:rsid w:val="0019302F"/>
    <w:rsid w:val="001D370B"/>
    <w:rsid w:val="001F4543"/>
    <w:rsid w:val="00222CAF"/>
    <w:rsid w:val="00254307"/>
    <w:rsid w:val="00267224"/>
    <w:rsid w:val="00275F57"/>
    <w:rsid w:val="002C2FC2"/>
    <w:rsid w:val="002D19D3"/>
    <w:rsid w:val="00303062"/>
    <w:rsid w:val="00317217"/>
    <w:rsid w:val="004047C8"/>
    <w:rsid w:val="00405262"/>
    <w:rsid w:val="004631C7"/>
    <w:rsid w:val="0047595C"/>
    <w:rsid w:val="0049760B"/>
    <w:rsid w:val="004C50D5"/>
    <w:rsid w:val="00511A79"/>
    <w:rsid w:val="00533883"/>
    <w:rsid w:val="0056000C"/>
    <w:rsid w:val="005E1AF3"/>
    <w:rsid w:val="00640460"/>
    <w:rsid w:val="00681BBD"/>
    <w:rsid w:val="00695335"/>
    <w:rsid w:val="006D2F54"/>
    <w:rsid w:val="006E3A69"/>
    <w:rsid w:val="006F2B1F"/>
    <w:rsid w:val="007353B7"/>
    <w:rsid w:val="00767AED"/>
    <w:rsid w:val="007837AF"/>
    <w:rsid w:val="00786BCB"/>
    <w:rsid w:val="007C5813"/>
    <w:rsid w:val="00820944"/>
    <w:rsid w:val="00857359"/>
    <w:rsid w:val="008A5A0F"/>
    <w:rsid w:val="008F03BE"/>
    <w:rsid w:val="00925343"/>
    <w:rsid w:val="0094646B"/>
    <w:rsid w:val="009879A9"/>
    <w:rsid w:val="009A51A0"/>
    <w:rsid w:val="009E1686"/>
    <w:rsid w:val="00A12786"/>
    <w:rsid w:val="00A875F2"/>
    <w:rsid w:val="00A960B7"/>
    <w:rsid w:val="00AD6AAE"/>
    <w:rsid w:val="00B20E9B"/>
    <w:rsid w:val="00B34347"/>
    <w:rsid w:val="00B804C7"/>
    <w:rsid w:val="00B80A77"/>
    <w:rsid w:val="00B8348E"/>
    <w:rsid w:val="00BB7B8C"/>
    <w:rsid w:val="00BB7C3B"/>
    <w:rsid w:val="00BE673B"/>
    <w:rsid w:val="00C15D2D"/>
    <w:rsid w:val="00C15FF0"/>
    <w:rsid w:val="00C36001"/>
    <w:rsid w:val="00C505BA"/>
    <w:rsid w:val="00C51111"/>
    <w:rsid w:val="00D21BC5"/>
    <w:rsid w:val="00D54EBD"/>
    <w:rsid w:val="00D9402C"/>
    <w:rsid w:val="00DA7288"/>
    <w:rsid w:val="00DD5BAF"/>
    <w:rsid w:val="00DE5832"/>
    <w:rsid w:val="00DF75EE"/>
    <w:rsid w:val="00E47A25"/>
    <w:rsid w:val="00ED2C89"/>
    <w:rsid w:val="00EF747F"/>
    <w:rsid w:val="00F432DD"/>
    <w:rsid w:val="00F83A85"/>
    <w:rsid w:val="00FB0F24"/>
    <w:rsid w:val="00FC4710"/>
    <w:rsid w:val="00FD2F89"/>
    <w:rsid w:val="00FD6785"/>
    <w:rsid w:val="00FE0C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4:docId w14:val="1A1D733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0944"/>
    <w:rPr>
      <w:sz w:val="16"/>
      <w:szCs w:val="16"/>
    </w:rPr>
  </w:style>
  <w:style w:type="paragraph" w:styleId="CommentText">
    <w:name w:val="annotation text"/>
    <w:basedOn w:val="Normal"/>
    <w:link w:val="CommentTextChar"/>
    <w:uiPriority w:val="99"/>
    <w:semiHidden/>
    <w:unhideWhenUsed/>
    <w:rsid w:val="00820944"/>
    <w:rPr>
      <w:sz w:val="20"/>
      <w:szCs w:val="20"/>
    </w:rPr>
  </w:style>
  <w:style w:type="character" w:customStyle="1" w:styleId="CommentTextChar">
    <w:name w:val="Comment Text Char"/>
    <w:basedOn w:val="DefaultParagraphFont"/>
    <w:link w:val="CommentText"/>
    <w:uiPriority w:val="99"/>
    <w:semiHidden/>
    <w:rsid w:val="00820944"/>
    <w:rPr>
      <w:sz w:val="20"/>
      <w:szCs w:val="20"/>
    </w:rPr>
  </w:style>
  <w:style w:type="paragraph" w:styleId="CommentSubject">
    <w:name w:val="annotation subject"/>
    <w:basedOn w:val="CommentText"/>
    <w:next w:val="CommentText"/>
    <w:link w:val="CommentSubjectChar"/>
    <w:uiPriority w:val="99"/>
    <w:semiHidden/>
    <w:unhideWhenUsed/>
    <w:rsid w:val="00820944"/>
    <w:rPr>
      <w:b/>
      <w:bCs/>
    </w:rPr>
  </w:style>
  <w:style w:type="character" w:customStyle="1" w:styleId="CommentSubjectChar">
    <w:name w:val="Comment Subject Char"/>
    <w:basedOn w:val="CommentTextChar"/>
    <w:link w:val="CommentSubject"/>
    <w:uiPriority w:val="99"/>
    <w:semiHidden/>
    <w:rsid w:val="00820944"/>
    <w:rPr>
      <w:b/>
      <w:bCs/>
      <w:sz w:val="20"/>
      <w:szCs w:val="20"/>
    </w:rPr>
  </w:style>
  <w:style w:type="paragraph" w:styleId="BalloonText">
    <w:name w:val="Balloon Text"/>
    <w:basedOn w:val="Normal"/>
    <w:link w:val="BalloonTextChar"/>
    <w:uiPriority w:val="99"/>
    <w:semiHidden/>
    <w:unhideWhenUsed/>
    <w:rsid w:val="008209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4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jpeg"/><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jpeg"/><Relationship Id="rId5" Type="http://schemas.microsoft.com/office/2011/relationships/commentsExtended" Target="commentsExtended.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comments" Target="comment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2230</Words>
  <Characters>12711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5</cp:revision>
  <dcterms:created xsi:type="dcterms:W3CDTF">2020-08-12T09:25:00Z</dcterms:created>
  <dcterms:modified xsi:type="dcterms:W3CDTF">2020-08-12T15:30:00Z</dcterms:modified>
</cp:coreProperties>
</file>